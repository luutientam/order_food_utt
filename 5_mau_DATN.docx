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sectPr>
          <w:headerReference r:id="rId7" w:type="default"/>
          <w:footerReference r:id="rId8" w:type="default"/>
          <w:pgSz w:h="16840" w:w="11907" w:orient="portrait"/>
          <w:pgMar w:bottom="1134" w:top="1134" w:left="1701" w:right="1134" w:header="720" w:footer="720"/>
          <w:pgNumType w:start="1"/>
          <w:sectPrChange w:author="Châm Nguyễn Thị Ngọc" w:id="0" w:date="2025-03-25T14:04:51Z">
            <w:sectPr w:rsidR="000000" w:rsidDel="000000" w:rsidRPr="000000" w:rsidSect="000000">
              <w:pgMar w:bottom="1134" w:top="1134" w:left="1701" w:right="1134" w:header="720" w:footer="720"/>
              <w:pgNumType w:start="1"/>
              <w:pgSz w:h="16840" w:w="11907" w:orient="portrait"/>
            </w:sectPr>
          </w:sectPrChange>
        </w:sectPr>
      </w:pPr>
      <w:bookmarkStart w:colFirst="0" w:colLast="0" w:name="_heading=h.gjdgxs" w:id="0"/>
      <w:bookmarkEnd w:id="0"/>
      <w:sdt>
        <w:sdtPr>
          <w:id w:val="-118596510"/>
          <w:tag w:val="goog_rdk_1"/>
        </w:sdtPr>
        <w:sdtContent>
          <w:ins w:author="Khoa Phan Minh" w:id="1" w:date="2025-05-15T08:19:47Z"/>
          <w:sdt>
            <w:sdtPr>
              <w:id w:val="-1791148440"/>
              <w:tag w:val="goog_rdk_2"/>
            </w:sdtPr>
            <w:sdtContent>
              <w:ins w:author="Khoa Phan Minh" w:id="1" w:date="2025-05-15T08:19:47Z">
                <w:r w:rsidDel="00000000" w:rsidR="00000000" w:rsidRPr="00000000">
                  <w:rPr>
                    <w:b w:val="1"/>
                    <w:bCs w:val="1"/>
                    <w:sz w:val="26"/>
                    <w:szCs w:val="26"/>
                    <w:rtl w:val="0"/>
                    <w:rPrChange w:author="Khoa Phan Minh" w:id="2" w:date="2025-05-15T08:19:47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Khoa Phan Minh" w:id="1" w:date="2025-05-15T08:19:47Z"/>
        </w:sdtContent>
      </w:sdt>
      <w:r w:rsidDel="00000000" w:rsidR="00000000" w:rsidRPr="00000000">
        <w:rPr>
          <w:rtl w:val="0"/>
        </w:rPr>
      </w:r>
      <w:sdt>
        <w:sdtPr>
          <w:id w:val="-2022558934"/>
          <w:tag w:val="goog_rdk_3"/>
        </w:sdtPr>
        <w:sdtContent>
          <w:del w:author="60.Nguyễn Tuấn Vũ" w:id="3" w:date="2025-12-30T14:18:57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38736</wp:posOffset>
                      </wp:positionH>
                      <wp:positionV relativeFrom="paragraph">
                        <wp:posOffset>0</wp:posOffset>
                      </wp:positionV>
                      <wp:extent cx="5760662" cy="9225378"/>
                      <wp:effectExtent b="0" l="0" r="0" t="0"/>
                      <wp:wrapNone/>
                      <wp:docPr id="5" name=""/>
                      <a:graphic>
                        <a:graphicData uri="http://schemas.microsoft.com/office/word/2010/wordprocessingShape">
                          <wps:wsp>
                            <wps:cNvSpPr/>
                            <wps:cNvPr id="2" name="Shape 2"/>
                            <wps:spPr>
                              <a:xfrm>
                                <a:off x="2497732" y="0"/>
                                <a:ext cx="5696537"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240" w:line="31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TRƯỜNG ĐẠI HỌC CÔNG NGHỆ GIAO THÔNG VẬN TẢI</w:t>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KHOA CÔNG NGHỆ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60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60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Nguyễn Văn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XÂY DỰNG WEBSITE QUẢN LÝ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ĐỒ ÁN TỐT NGHIỆP ĐẠI HỌC HỆ CHÍNH QUY</w:t>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Hệ thống thông tin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hướng dẫn:</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ThS.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20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20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HÀ NỘI – 20…</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38736</wp:posOffset>
                      </wp:positionH>
                      <wp:positionV relativeFrom="paragraph">
                        <wp:posOffset>0</wp:posOffset>
                      </wp:positionV>
                      <wp:extent cx="5760662" cy="9225378"/>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60662" cy="9225378"/>
                              </a:xfrm>
                              <a:prstGeom prst="rect"/>
                              <a:ln/>
                            </pic:spPr>
                          </pic:pic>
                        </a:graphicData>
                      </a:graphic>
                    </wp:anchor>
                  </w:drawing>
                </mc:Fallback>
              </mc:AlternateContent>
            </w:r>
          </w:del>
        </w:sdtContent>
      </w:sdt>
    </w:p>
    <w:sdt>
      <w:sdtPr>
        <w:id w:val="-179479180"/>
        <w:tag w:val="goog_rdk_6"/>
      </w:sdtPr>
      <w:sdtContent>
        <w:p w:rsidR="00000000" w:rsidDel="00000000" w:rsidP="00000000" w:rsidRDefault="00000000" w:rsidRPr="00000000" w14:paraId="00000002">
          <w:pPr>
            <w:jc w:val="center"/>
            <w:rPr>
              <w:del w:author="Vinh Nguyen" w:id="4" w:date="2025-11-17T14:04:33Z"/>
              <w:rFonts w:ascii="Times New Roman" w:cs="Times New Roman" w:eastAsia="Times New Roman" w:hAnsi="Times New Roman"/>
              <w:b w:val="1"/>
              <w:bCs w:val="1"/>
              <w:sz w:val="26"/>
              <w:szCs w:val="26"/>
            </w:rPr>
          </w:pPr>
          <w:sdt>
            <w:sdtPr>
              <w:id w:val="1539950191"/>
              <w:tag w:val="goog_rdk_5"/>
            </w:sdtPr>
            <w:sdtContent>
              <w:del w:author="Vinh Nguyen" w:id="4" w:date="2025-11-17T14:04:33Z">
                <w:r w:rsidDel="00000000" w:rsidR="00000000" w:rsidRPr="00000000">
                  <w:rPr>
                    <w:rFonts w:ascii="Times New Roman" w:cs="Times New Roman" w:eastAsia="Times New Roman" w:hAnsi="Times New Roman"/>
                    <w:b w:val="1"/>
                    <w:bCs w:val="1"/>
                    <w:sz w:val="26"/>
                    <w:szCs w:val="26"/>
                    <w:rtl w:val="0"/>
                  </w:rPr>
                  <w:delText xml:space="preserve">TÓM TẮT ĐỒ ÁN</w:delText>
                </w:r>
              </w:del>
            </w:sdtContent>
          </w:sdt>
        </w:p>
      </w:sdtContent>
    </w:sdt>
    <w:sdt>
      <w:sdtPr>
        <w:id w:val="184932797"/>
        <w:tag w:val="goog_rdk_8"/>
      </w:sdtPr>
      <w:sdtContent>
        <w:p w:rsidR="00000000" w:rsidDel="00000000" w:rsidP="00000000" w:rsidRDefault="00000000" w:rsidRPr="00000000" w14:paraId="00000003">
          <w:pPr>
            <w:spacing w:after="200" w:before="120" w:line="312" w:lineRule="auto"/>
            <w:ind w:firstLine="567"/>
            <w:jc w:val="both"/>
            <w:rPr>
              <w:del w:author="Vinh Nguyen" w:id="4" w:date="2025-11-17T14:04:33Z"/>
              <w:rFonts w:ascii="Times New Roman" w:cs="Times New Roman" w:eastAsia="Times New Roman" w:hAnsi="Times New Roman"/>
              <w:sz w:val="26"/>
              <w:szCs w:val="26"/>
            </w:rPr>
          </w:pPr>
          <w:sdt>
            <w:sdtPr>
              <w:id w:val="1331862893"/>
              <w:tag w:val="goog_rdk_7"/>
            </w:sdtPr>
            <w:sdtContent>
              <w:del w:author="Vinh Nguyen" w:id="4" w:date="2025-11-17T14:04:33Z">
                <w:r w:rsidDel="00000000" w:rsidR="00000000" w:rsidRPr="00000000">
                  <w:rPr>
                    <w:rFonts w:ascii="Times New Roman" w:cs="Times New Roman" w:eastAsia="Times New Roman" w:hAnsi="Times New Roman"/>
                    <w:b w:val="1"/>
                    <w:bCs w:val="1"/>
                    <w:sz w:val="26"/>
                    <w:szCs w:val="26"/>
                    <w:rtl w:val="0"/>
                  </w:rPr>
                  <w:delText xml:space="preserve">Tóm tắt: </w:delText>
                </w:r>
                <w:r w:rsidDel="00000000" w:rsidR="00000000" w:rsidRPr="00000000">
                  <w:rPr>
                    <w:rtl w:val="0"/>
                  </w:rPr>
                </w:r>
              </w:del>
            </w:sdtContent>
          </w:sdt>
        </w:p>
      </w:sdtContent>
    </w:sdt>
    <w:sdt>
      <w:sdtPr>
        <w:id w:val="-1471274503"/>
        <w:tag w:val="goog_rdk_10"/>
      </w:sdtPr>
      <w:sdtContent>
        <w:p w:rsidR="00000000" w:rsidDel="00000000" w:rsidP="00000000" w:rsidRDefault="00000000" w:rsidRPr="00000000" w14:paraId="00000004">
          <w:pPr>
            <w:spacing w:after="200" w:before="120" w:lineRule="auto"/>
            <w:ind w:firstLine="567"/>
            <w:jc w:val="both"/>
            <w:rPr>
              <w:del w:author="Vinh Nguyen" w:id="4" w:date="2025-11-17T14:04:33Z"/>
              <w:rFonts w:ascii="Times New Roman" w:cs="Times New Roman" w:eastAsia="Times New Roman" w:hAnsi="Times New Roman"/>
              <w:sz w:val="26"/>
              <w:szCs w:val="26"/>
            </w:rPr>
          </w:pPr>
          <w:sdt>
            <w:sdtPr>
              <w:id w:val="1799073984"/>
              <w:tag w:val="goog_rdk_9"/>
            </w:sdtPr>
            <w:sdtContent>
              <w:del w:author="Vinh Nguyen" w:id="4" w:date="2025-11-17T14:04:33Z">
                <w:r w:rsidDel="00000000" w:rsidR="00000000" w:rsidRPr="00000000">
                  <w:rPr>
                    <w:rFonts w:ascii="Times New Roman" w:cs="Times New Roman" w:eastAsia="Times New Roman" w:hAnsi="Times New Roman"/>
                    <w:b w:val="1"/>
                    <w:bCs w:val="1"/>
                    <w:sz w:val="26"/>
                    <w:szCs w:val="26"/>
                    <w:rtl w:val="0"/>
                  </w:rPr>
                  <w:delText xml:space="preserve">Từ khóa:</w:delText>
                </w:r>
                <w:r w:rsidDel="00000000" w:rsidR="00000000" w:rsidRPr="00000000">
                  <w:rPr>
                    <w:rtl w:val="0"/>
                  </w:rPr>
                </w:r>
              </w:del>
            </w:sdtContent>
          </w:sdt>
        </w:p>
      </w:sdtContent>
    </w:sdt>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before="120" w:lineRule="auto"/>
        <w:rPr>
          <w:rFonts w:ascii="Times New Roman" w:cs="Times New Roman" w:eastAsia="Times New Roman" w:hAnsi="Times New Roman"/>
        </w:rPr>
      </w:pPr>
      <w:sdt>
        <w:sdtPr>
          <w:id w:val="-250463383"/>
          <w:tag w:val="goog_rdk_12"/>
        </w:sdtPr>
        <w:sdtContent>
          <w:ins w:author="Kitoess" w:id="5" w:date="2025-12-12T09:08:49Z"/>
          <w:sdt>
            <w:sdtPr>
              <w:id w:val="551879220"/>
              <w:tag w:val="goog_rdk_13"/>
            </w:sdtPr>
            <w:sdtContent>
              <w:ins w:author="Kitoess" w:id="5" w:date="2025-12-12T09:08:49Z">
                <w:r w:rsidDel="00000000" w:rsidR="00000000" w:rsidRPr="00000000">
                  <w:rPr>
                    <w:rtl w:val="0"/>
                    <w:rPrChange w:author="Kitoess" w:id="6" w:date="2025-12-12T09:08:49Z">
                      <w:rPr>
                        <w:rFonts w:ascii="Times New Roman" w:cs="Times New Roman" w:eastAsia="Times New Roman" w:hAnsi="Times New Roman"/>
                      </w:rPr>
                    </w:rPrChange>
                  </w:rPr>
                  <w:tab/>
                </w:r>
              </w:ins>
            </w:sdtContent>
          </w:sdt>
          <w:ins w:author="Kitoess" w:id="5" w:date="2025-12-12T09:08:49Z"/>
        </w:sdtContent>
      </w:sdt>
      <w:r w:rsidDel="00000000" w:rsidR="00000000" w:rsidRPr="00000000">
        <w:rPr>
          <w:rtl w:val="0"/>
        </w:rPr>
      </w:r>
    </w:p>
    <w:p w:rsidR="00000000" w:rsidDel="00000000" w:rsidP="00000000" w:rsidRDefault="00000000" w:rsidRPr="00000000" w14:paraId="00000012">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sdt>
      <w:sdtPr>
        <w:id w:val="1740826971"/>
        <w:tag w:val="goog_rdk_16"/>
      </w:sdtPr>
      <w:sdtContent>
        <w:p w:rsidR="00000000" w:rsidDel="00000000" w:rsidP="00000000" w:rsidRDefault="00000000" w:rsidRPr="00000000" w14:paraId="00000020">
          <w:pPr>
            <w:jc w:val="center"/>
            <w:rPr>
              <w:del w:author="Vinh Nguyen" w:id="7" w:date="2025-11-17T14:04:39Z"/>
              <w:rFonts w:ascii="Times New Roman" w:cs="Times New Roman" w:eastAsia="Times New Roman" w:hAnsi="Times New Roman"/>
              <w:b w:val="1"/>
              <w:bCs w:val="1"/>
              <w:sz w:val="26"/>
              <w:szCs w:val="26"/>
            </w:rPr>
          </w:pPr>
          <w:sdt>
            <w:sdtPr>
              <w:id w:val="-1590660903"/>
              <w:tag w:val="goog_rdk_15"/>
            </w:sdtPr>
            <w:sdtContent>
              <w:del w:author="Vinh Nguyen" w:id="7" w:date="2025-11-17T14:04:39Z">
                <w:r w:rsidDel="00000000" w:rsidR="00000000" w:rsidRPr="00000000">
                  <w:rPr>
                    <w:rFonts w:ascii="Times New Roman" w:cs="Times New Roman" w:eastAsia="Times New Roman" w:hAnsi="Times New Roman"/>
                    <w:b w:val="1"/>
                    <w:bCs w:val="1"/>
                    <w:sz w:val="26"/>
                    <w:szCs w:val="26"/>
                    <w:rtl w:val="0"/>
                  </w:rPr>
                  <w:delText xml:space="preserve">LỜI CAM ĐOAN</w:delText>
                </w:r>
              </w:del>
            </w:sdtContent>
          </w:sdt>
        </w:p>
      </w:sdtContent>
    </w:sdt>
    <w:sdt>
      <w:sdtPr>
        <w:id w:val="988104545"/>
        <w:tag w:val="goog_rdk_18"/>
      </w:sdtPr>
      <w:sdtContent>
        <w:p w:rsidR="00000000" w:rsidDel="00000000" w:rsidP="00000000" w:rsidRDefault="00000000" w:rsidRPr="00000000" w14:paraId="00000021">
          <w:pPr>
            <w:rPr>
              <w:del w:author="Vinh Nguyen" w:id="7" w:date="2025-11-17T14:04:39Z"/>
              <w:rFonts w:ascii="Times New Roman" w:cs="Times New Roman" w:eastAsia="Times New Roman" w:hAnsi="Times New Roman"/>
            </w:rPr>
          </w:pPr>
          <w:sdt>
            <w:sdtPr>
              <w:id w:val="-1893488426"/>
              <w:tag w:val="goog_rdk_17"/>
            </w:sdtPr>
            <w:sdtContent>
              <w:del w:author="Vinh Nguyen" w:id="7" w:date="2025-11-17T14:04:39Z">
                <w:r w:rsidDel="00000000" w:rsidR="00000000" w:rsidRPr="00000000">
                  <w:rPr>
                    <w:rtl w:val="0"/>
                  </w:rPr>
                </w:r>
              </w:del>
            </w:sdtContent>
          </w:sdt>
        </w:p>
      </w:sdtContent>
    </w:sdt>
    <w:sdt>
      <w:sdtPr>
        <w:id w:val="388288472"/>
        <w:tag w:val="goog_rdk_20"/>
      </w:sdtPr>
      <w:sdtContent>
        <w:p w:rsidR="00000000" w:rsidDel="00000000" w:rsidP="00000000" w:rsidRDefault="00000000" w:rsidRPr="00000000" w14:paraId="00000022">
          <w:pPr>
            <w:spacing w:before="120" w:line="312" w:lineRule="auto"/>
            <w:ind w:firstLine="567"/>
            <w:jc w:val="both"/>
            <w:rPr>
              <w:del w:author="Vinh Nguyen" w:id="7" w:date="2025-11-17T14:04:39Z"/>
              <w:rFonts w:ascii="Times New Roman" w:cs="Times New Roman" w:eastAsia="Times New Roman" w:hAnsi="Times New Roman"/>
              <w:sz w:val="26"/>
              <w:szCs w:val="26"/>
            </w:rPr>
          </w:pPr>
          <w:sdt>
            <w:sdtPr>
              <w:id w:val="-221849296"/>
              <w:tag w:val="goog_rdk_19"/>
            </w:sdtPr>
            <w:sdtContent>
              <w:del w:author="Vinh Nguyen" w:id="7" w:date="2025-11-17T14:04:39Z">
                <w:r w:rsidDel="00000000" w:rsidR="00000000" w:rsidRPr="00000000">
                  <w:rPr>
                    <w:rFonts w:ascii="Times New Roman" w:cs="Times New Roman" w:eastAsia="Times New Roman" w:hAnsi="Times New Roman"/>
                    <w:sz w:val="26"/>
                    <w:szCs w:val="26"/>
                    <w:rtl w:val="0"/>
                  </w:rPr>
                  <w:delText xml:space="preserve">Em xin cam đoan .....</w:delText>
                </w:r>
              </w:del>
            </w:sdtContent>
          </w:sdt>
        </w:p>
      </w:sdtContent>
    </w:sdt>
    <w:sdt>
      <w:sdtPr>
        <w:id w:val="1053978078"/>
        <w:tag w:val="goog_rdk_22"/>
      </w:sdtPr>
      <w:sdtContent>
        <w:p w:rsidR="00000000" w:rsidDel="00000000" w:rsidP="00000000" w:rsidRDefault="00000000" w:rsidRPr="00000000" w14:paraId="00000023">
          <w:pPr>
            <w:spacing w:before="120" w:lineRule="auto"/>
            <w:ind w:firstLine="720"/>
            <w:rPr>
              <w:del w:author="Vinh Nguyen" w:id="7" w:date="2025-11-17T14:04:39Z"/>
              <w:rFonts w:ascii="Times New Roman" w:cs="Times New Roman" w:eastAsia="Times New Roman" w:hAnsi="Times New Roman"/>
              <w:sz w:val="26"/>
              <w:szCs w:val="26"/>
            </w:rPr>
          </w:pPr>
          <w:sdt>
            <w:sdtPr>
              <w:id w:val="-204661348"/>
              <w:tag w:val="goog_rdk_21"/>
            </w:sdtPr>
            <w:sdtContent>
              <w:del w:author="Vinh Nguyen" w:id="7" w:date="2025-11-17T14:04:39Z">
                <w:r w:rsidDel="00000000" w:rsidR="00000000" w:rsidRPr="00000000">
                  <w:rPr>
                    <w:rtl w:val="0"/>
                  </w:rPr>
                </w:r>
              </w:del>
            </w:sdtContent>
          </w:sdt>
        </w:p>
      </w:sdtContent>
    </w:sdt>
    <w:sdt>
      <w:sdtPr>
        <w:id w:val="-1661402004"/>
        <w:tag w:val="goog_rdk_24"/>
      </w:sdtPr>
      <w:sdtContent>
        <w:p w:rsidR="00000000" w:rsidDel="00000000" w:rsidP="00000000" w:rsidRDefault="00000000" w:rsidRPr="00000000" w14:paraId="00000024">
          <w:pPr>
            <w:spacing w:before="120" w:lineRule="auto"/>
            <w:rPr>
              <w:del w:author="Vinh Nguyen" w:id="7" w:date="2025-11-17T14:04:39Z"/>
              <w:rFonts w:ascii="Times New Roman" w:cs="Times New Roman" w:eastAsia="Times New Roman" w:hAnsi="Times New Roman"/>
              <w:i w:val="1"/>
              <w:iCs w:val="1"/>
              <w:sz w:val="26"/>
              <w:szCs w:val="26"/>
            </w:rPr>
          </w:pPr>
          <w:sdt>
            <w:sdtPr>
              <w:id w:val="987809242"/>
              <w:tag w:val="goog_rdk_23"/>
            </w:sdtPr>
            <w:sdtContent>
              <w:del w:author="Vinh Nguyen" w:id="7" w:date="2025-11-17T14:04:39Z">
                <w:r w:rsidDel="00000000" w:rsidR="00000000" w:rsidRPr="00000000">
                  <w:rPr>
                    <w:rFonts w:ascii="Times New Roman" w:cs="Times New Roman" w:eastAsia="Times New Roman" w:hAnsi="Times New Roman"/>
                    <w:i w:val="1"/>
                    <w:iCs w:val="1"/>
                    <w:sz w:val="26"/>
                    <w:szCs w:val="26"/>
                    <w:rtl w:val="0"/>
                  </w:rPr>
                  <w:tab/>
                  <w:tab/>
                  <w:tab/>
                  <w:tab/>
                  <w:tab/>
                  <w:tab/>
                  <w:tab/>
                  <w:delText xml:space="preserve">Hà Nội, ngày ... tháng ... năm ...... </w:delText>
                </w:r>
              </w:del>
            </w:sdtContent>
          </w:sdt>
        </w:p>
      </w:sdtContent>
    </w:sdt>
    <w:sdt>
      <w:sdtPr>
        <w:id w:val="92866552"/>
        <w:tag w:val="goog_rdk_26"/>
      </w:sdtPr>
      <w:sdtContent>
        <w:p w:rsidR="00000000" w:rsidDel="00000000" w:rsidP="00000000" w:rsidRDefault="00000000" w:rsidRPr="00000000" w14:paraId="00000025">
          <w:pPr>
            <w:spacing w:before="120" w:lineRule="auto"/>
            <w:rPr>
              <w:del w:author="Vinh Nguyen" w:id="7" w:date="2025-11-17T14:04:39Z"/>
              <w:rFonts w:ascii="Times New Roman" w:cs="Times New Roman" w:eastAsia="Times New Roman" w:hAnsi="Times New Roman"/>
              <w:sz w:val="26"/>
              <w:szCs w:val="26"/>
            </w:rPr>
          </w:pPr>
          <w:sdt>
            <w:sdtPr>
              <w:id w:val="1926297301"/>
              <w:tag w:val="goog_rdk_25"/>
            </w:sdtPr>
            <w:sdtContent>
              <w:del w:author="Vinh Nguyen" w:id="7" w:date="2025-11-17T14:04:39Z">
                <w:r w:rsidDel="00000000" w:rsidR="00000000" w:rsidRPr="00000000">
                  <w:rPr>
                    <w:rFonts w:ascii="Times New Roman" w:cs="Times New Roman" w:eastAsia="Times New Roman" w:hAnsi="Times New Roman"/>
                    <w:sz w:val="26"/>
                    <w:szCs w:val="26"/>
                    <w:rtl w:val="0"/>
                  </w:rPr>
                  <w:tab/>
                  <w:tab/>
                  <w:tab/>
                  <w:tab/>
                  <w:tab/>
                  <w:tab/>
                  <w:tab/>
                  <w:delText xml:space="preserve">            Tác giả đồ án </w:delText>
                </w:r>
              </w:del>
            </w:sdtContent>
          </w:sdt>
        </w:p>
      </w:sdtContent>
    </w:sdt>
    <w:sdt>
      <w:sdtPr>
        <w:id w:val="-14838715"/>
        <w:tag w:val="goog_rdk_28"/>
      </w:sdtPr>
      <w:sdtContent>
        <w:p w:rsidR="00000000" w:rsidDel="00000000" w:rsidP="00000000" w:rsidRDefault="00000000" w:rsidRPr="00000000" w14:paraId="00000026">
          <w:pPr>
            <w:spacing w:before="120" w:lineRule="auto"/>
            <w:rPr>
              <w:del w:author="Vinh Nguyen" w:id="7" w:date="2025-11-17T14:04:39Z"/>
              <w:rFonts w:ascii="Times New Roman" w:cs="Times New Roman" w:eastAsia="Times New Roman" w:hAnsi="Times New Roman"/>
              <w:sz w:val="26"/>
              <w:szCs w:val="26"/>
            </w:rPr>
          </w:pPr>
          <w:sdt>
            <w:sdtPr>
              <w:id w:val="-1730585211"/>
              <w:tag w:val="goog_rdk_27"/>
            </w:sdtPr>
            <w:sdtContent>
              <w:del w:author="Vinh Nguyen" w:id="7" w:date="2025-11-17T14:04:39Z">
                <w:r w:rsidDel="00000000" w:rsidR="00000000" w:rsidRPr="00000000">
                  <w:rPr>
                    <w:rFonts w:ascii="Times New Roman" w:cs="Times New Roman" w:eastAsia="Times New Roman" w:hAnsi="Times New Roman"/>
                    <w:sz w:val="26"/>
                    <w:szCs w:val="26"/>
                    <w:rtl w:val="0"/>
                  </w:rPr>
                  <w:tab/>
                  <w:tab/>
                  <w:tab/>
                  <w:tab/>
                  <w:tab/>
                  <w:tab/>
                  <w:tab/>
                  <w:tab/>
                  <w:tab/>
                </w:r>
              </w:del>
            </w:sdtContent>
          </w:sdt>
        </w:p>
      </w:sdtContent>
    </w:sdt>
    <w:sdt>
      <w:sdtPr>
        <w:id w:val="-1017865298"/>
        <w:tag w:val="goog_rdk_30"/>
      </w:sdtPr>
      <w:sdtContent>
        <w:p w:rsidR="00000000" w:rsidDel="00000000" w:rsidP="00000000" w:rsidRDefault="00000000" w:rsidRPr="00000000" w14:paraId="00000027">
          <w:pPr>
            <w:spacing w:before="120" w:lineRule="auto"/>
            <w:rPr>
              <w:del w:author="Vinh Nguyen" w:id="7" w:date="2025-11-17T14:04:39Z"/>
              <w:rFonts w:ascii="Times New Roman" w:cs="Times New Roman" w:eastAsia="Times New Roman" w:hAnsi="Times New Roman"/>
              <w:sz w:val="26"/>
              <w:szCs w:val="26"/>
            </w:rPr>
          </w:pPr>
          <w:sdt>
            <w:sdtPr>
              <w:id w:val="-1997384534"/>
              <w:tag w:val="goog_rdk_29"/>
            </w:sdtPr>
            <w:sdtContent>
              <w:del w:author="Vinh Nguyen" w:id="7" w:date="2025-11-17T14:04:39Z">
                <w:r w:rsidDel="00000000" w:rsidR="00000000" w:rsidRPr="00000000">
                  <w:rPr>
                    <w:rtl w:val="0"/>
                  </w:rPr>
                </w:r>
              </w:del>
            </w:sdtContent>
          </w:sdt>
        </w:p>
      </w:sdtContent>
    </w:sdt>
    <w:p w:rsidR="00000000" w:rsidDel="00000000" w:rsidP="00000000" w:rsidRDefault="00000000" w:rsidRPr="00000000" w14:paraId="00000028">
      <w:pPr>
        <w:spacing w:before="120" w:lineRule="auto"/>
        <w:ind w:left="5954" w:hanging="6237"/>
        <w:rPr>
          <w:rFonts w:ascii="Times New Roman" w:cs="Times New Roman" w:eastAsia="Times New Roman" w:hAnsi="Times New Roman"/>
          <w:sz w:val="26"/>
          <w:szCs w:val="26"/>
        </w:rPr>
      </w:pPr>
      <w:sdt>
        <w:sdtPr>
          <w:id w:val="233675077"/>
          <w:tag w:val="goog_rdk_31"/>
        </w:sdtPr>
        <w:sdtContent>
          <w:del w:author="Vinh Nguyen" w:id="7" w:date="2025-11-17T14:04:39Z">
            <w:r w:rsidDel="00000000" w:rsidR="00000000" w:rsidRPr="00000000">
              <w:rPr>
                <w:rFonts w:ascii="Times New Roman" w:cs="Times New Roman" w:eastAsia="Times New Roman" w:hAnsi="Times New Roman"/>
                <w:sz w:val="26"/>
                <w:szCs w:val="26"/>
                <w:rtl w:val="0"/>
              </w:rPr>
              <w:tab/>
              <w:tab/>
              <w:tab/>
              <w:tab/>
            </w:r>
          </w:del>
        </w:sdtContent>
      </w:sdt>
      <w:r w:rsidDel="00000000" w:rsidR="00000000" w:rsidRPr="00000000">
        <w:rPr>
          <w:rFonts w:ascii="Times New Roman" w:cs="Times New Roman" w:eastAsia="Times New Roman" w:hAnsi="Times New Roman"/>
          <w:sz w:val="26"/>
          <w:szCs w:val="26"/>
          <w:rtl w:val="0"/>
        </w:rPr>
        <w:tab/>
        <w:tab/>
        <w:t xml:space="preserve">                                    Nguyễn Văn A    </w:t>
      </w:r>
    </w:p>
    <w:p w:rsidR="00000000" w:rsidDel="00000000" w:rsidP="00000000" w:rsidRDefault="00000000" w:rsidRPr="00000000" w14:paraId="00000029">
      <w:pPr>
        <w:spacing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C">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F">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1">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33">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7">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8">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C">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r>
    </w:p>
    <w:sdt>
      <w:sdtPr>
        <w:id w:val="1788732263"/>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Văn A</w:t>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 NỘI – 20…</w:t>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MỞ ĐẦU</w:t>
              <w:tab/>
              <w:t xml:space="preserve">1</w:t>
            </w:r>
          </w:hyperlink>
          <w:r w:rsidDel="00000000" w:rsidR="00000000" w:rsidRPr="00000000">
            <w:rPr>
              <w:rtl w:val="0"/>
            </w:rPr>
          </w:r>
        </w:p>
        <w:sdt>
          <w:sdtPr>
            <w:id w:val="1062689006"/>
            <w:tag w:val="goog_rdk_33"/>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del w:author="Thái Văn Ngọc" w:id="8" w:date="2025-12-18T07:08:50Z"/>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w:t>
                </w:r>
              </w:hyperlink>
              <w:sdt>
                <w:sdtPr>
                  <w:id w:val="553351908"/>
                  <w:tag w:val="goog_rdk_32"/>
                </w:sdtPr>
                <w:sdtContent>
                  <w:del w:author="Thái Văn Ngọc" w:id="8" w:date="2025-12-18T07:08:50Z">
                    <w:r w:rsidDel="00000000" w:rsidR="00000000" w:rsidRPr="00000000">
                      <w:fldChar w:fldCharType="begin"/>
                    </w:r>
                    <w:r w:rsidDel="00000000" w:rsidR="00000000" w:rsidRPr="00000000">
                      <w:delInstrText xml:space="preserve">HYPERLINK \l "_heading=h.3znysh7"</w:delInstrText>
                    </w:r>
                    <w:r w:rsidDel="00000000" w:rsidR="00000000" w:rsidRPr="00000000">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1: TỔNG QUAN</w:delText>
                      <w:tab/>
                      <w:delText xml:space="preserve">2</w:delText>
                    </w:r>
                    <w:r w:rsidDel="00000000" w:rsidR="00000000" w:rsidRPr="00000000">
                      <w:fldChar w:fldCharType="end"/>
                    </w:r>
                    <w:r w:rsidDel="00000000" w:rsidR="00000000" w:rsidRPr="00000000">
                      <w:rPr>
                        <w:rtl w:val="0"/>
                      </w:rPr>
                    </w:r>
                  </w:del>
                </w:sdtContent>
              </w:sdt>
            </w:p>
          </w:sdtContent>
        </w:sd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sdt>
            <w:sdtPr>
              <w:id w:val="615887314"/>
              <w:tag w:val="goog_rdk_34"/>
            </w:sdtPr>
            <w:sdtContent>
              <w:del w:author="Thái Văn Ngọc" w:id="8" w:date="2025-12-18T07:08:50Z">
                <w:r w:rsidDel="00000000" w:rsidR="00000000" w:rsidRPr="00000000">
                  <w:fldChar w:fldCharType="begin"/>
                </w:r>
                <w:r w:rsidDel="00000000" w:rsidR="00000000" w:rsidRPr="00000000">
                  <w:delInstrText xml:space="preserve">HYPERLINK \l "_heading=h.2et92p0"</w:delInstrText>
                </w:r>
                <w:r w:rsidDel="00000000" w:rsidR="00000000" w:rsidRPr="00000000">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1.1. Lý do chọn đề tài</w:delText>
                </w:r>
                <w:r w:rsidDel="00000000" w:rsidR="00000000" w:rsidRPr="00000000">
                  <w:fldChar w:fldCharType="end"/>
                </w:r>
              </w:del>
            </w:sdtContent>
          </w:sdt>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của đề tài</w:t>
              <w:tab/>
              <w:t xml:space="preserve">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Giới hạn và phạm vi của đề tài</w:t>
              <w:tab/>
              <w:t xml:space="preserve">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Kết quả dự kiến đạt được</w:t>
              <w:tab/>
              <w:t xml:space="preserve">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CƠ SỞ LÝ THUYẾT</w:t>
              <w:tab/>
              <w:t xml:space="preserve">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Ngôn ngữ thiết kế website</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HTML</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CSS</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PHP</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MYSQL</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Công cụ, kiến trúc sử dụng</w:t>
              <w:tab/>
              <w:t xml:space="preserve">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Xampp</w:t>
              <w:tab/>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Mô hình MVC</w:t>
              <w:tab/>
              <w:t xml:space="preserve">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Framework CodeIgniter</w:t>
              <w:tab/>
              <w:t xml:space="preserve">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dfsdafdsafdsafdsafdsafds</w:t>
              <w:tab/>
              <w:t xml:space="preserve">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PHÂN TÍCH HỆ THỐNG</w:t>
              <w:tab/>
              <w:t xml:space="preserve">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Khảo sát yêu cầu, chức năng hệ thống</w:t>
              <w:tab/>
              <w:t xml:space="preserve">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3.1.1.Mục đích, yêu cầu hệ thống:</w:t>
              <w:tab/>
              <w:t xml:space="preserve">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3.1.2.Tìm hiểu các chức năng của cửa hàng điện máy</w:t>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Phân tích, xác định yêu cầu chức năng hệ thống.</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Phân tích yêu cầu.</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qsh7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Phân tích chức năng</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Phân tích dữ liệu hệ thống</w:t>
              <w:tab/>
              <w:t xml:space="preserve">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Các biểu đồ use case</w:t>
              <w:tab/>
              <w:t xml:space="preserve">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Các biểu đồ tuần tự</w:t>
              <w:tab/>
              <w:t xml:space="preserve">11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Các biểu đồ trạng thái</w:t>
              <w:tab/>
              <w:t xml:space="preserve">11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Các biểu đồ hoạt động</w:t>
              <w:tab/>
              <w:t xml:space="preserve">12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THIẾT KẾ HỆ THỐNG</w:t>
              <w:tab/>
              <w:t xml:space="preserve">13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Thiết kế, xây dựng cơ sở dữ liệu</w:t>
              <w:tab/>
              <w:t xml:space="preserve">13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Danh sách các bảng dữ liệu</w:t>
              <w:tab/>
              <w:t xml:space="preserve">13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Bảng</w:t>
              <w:tab/>
              <w:t xml:space="preserve">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Bảng</w:t>
              <w:tab/>
              <w:t xml:space="preserve">14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Thiết kế giao diện website</w:t>
              <w:tab/>
              <w:t xml:space="preserve">14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Giao diện trang khách hàng</w:t>
              <w:tab/>
              <w:t xml:space="preserve">14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Giao diện trang quản trị</w:t>
              <w:tab/>
              <w:t xml:space="preserve">14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luận và hướng phát triển</w:t>
              <w:tab/>
              <w:t xml:space="preserve">16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17</w:t>
            </w:r>
          </w:hyperlink>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bCs w:val="1"/>
              <w:i w:val="0"/>
              <w:iCs w:val="0"/>
              <w:smallCaps w:val="0"/>
              <w:strike w:val="0"/>
              <w:color w:val="366091"/>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after="200" w:line="276" w:lineRule="auto"/>
        <w:rPr>
          <w:rFonts w:ascii="Times New Roman" w:cs="Times New Roman" w:eastAsia="Times New Roman" w:hAnsi="Times New Roman"/>
          <w:b w:val="1"/>
          <w:bCs w:val="1"/>
          <w:sz w:val="26"/>
          <w:szCs w:val="26"/>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70">
      <w:pPr>
        <w:spacing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HÌNH VẼ</w:t>
      </w:r>
    </w:p>
    <w:p w:rsidR="00000000" w:rsidDel="00000000" w:rsidP="00000000" w:rsidRDefault="00000000" w:rsidRPr="00000000" w14:paraId="00000071">
      <w:pPr>
        <w:spacing w:before="120"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 Minh họa mô hình MVC.................................................................................7</w:t>
      </w:r>
    </w:p>
    <w:p w:rsidR="00000000" w:rsidDel="00000000" w:rsidP="00000000" w:rsidRDefault="00000000" w:rsidRPr="00000000" w14:paraId="00000073">
      <w:pPr>
        <w:spacing w:after="20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 Biểu đồ use case tổng quát. ..........................................................................19</w:t>
      </w:r>
    </w:p>
    <w:p w:rsidR="00000000" w:rsidDel="00000000" w:rsidP="00000000" w:rsidRDefault="00000000" w:rsidRPr="00000000" w14:paraId="00000074">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 Biểu đồ use case đăng kí. .............................................................................20</w:t>
      </w:r>
    </w:p>
    <w:p w:rsidR="00000000" w:rsidDel="00000000" w:rsidP="00000000" w:rsidRDefault="00000000" w:rsidRPr="00000000" w14:paraId="00000075">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 Biểu đồ use case đăng nhập tác nhân khách hàng.........................................21</w:t>
      </w:r>
    </w:p>
    <w:p w:rsidR="00000000" w:rsidDel="00000000" w:rsidP="00000000" w:rsidRDefault="00000000" w:rsidRPr="00000000" w14:paraId="00000076">
      <w:pPr>
        <w:spacing w:after="200" w:before="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3.4: Biểu đồ use case đăng nhập tác nhân quản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trị viên</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tl w:val="0"/>
        </w:rPr>
      </w:r>
    </w:p>
    <w:p w:rsidR="00000000" w:rsidDel="00000000" w:rsidP="00000000" w:rsidRDefault="00000000" w:rsidRPr="00000000" w14:paraId="00000077">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3.5: Biểu đồ use case liên hệ................................................................................22</w:t>
      </w:r>
    </w:p>
    <w:p w:rsidR="00000000" w:rsidDel="00000000" w:rsidP="00000000" w:rsidRDefault="00000000" w:rsidRPr="00000000" w14:paraId="00000078">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3.6: Biểu đồ use case xem sản phẩm....................................................................23</w:t>
      </w:r>
    </w:p>
    <w:p w:rsidR="00000000" w:rsidDel="00000000" w:rsidP="00000000" w:rsidRDefault="00000000" w:rsidRPr="00000000" w14:paraId="00000079">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3.7: Biểu đồ use case quản lý giỏ hàng................................................................24</w:t>
      </w:r>
    </w:p>
    <w:p w:rsidR="00000000" w:rsidDel="00000000" w:rsidP="00000000" w:rsidRDefault="00000000" w:rsidRPr="00000000" w14:paraId="0000007A">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3.8: Biểu đồ use case tìm kiếm tác nhân khách hàng...........................................25</w:t>
      </w:r>
    </w:p>
    <w:p w:rsidR="00000000" w:rsidDel="00000000" w:rsidP="00000000" w:rsidRDefault="00000000" w:rsidRPr="00000000" w14:paraId="0000007B">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3.9: Biểu đồ use case tìm kiếm tác nhân quản trị viên.........................................26</w:t>
      </w:r>
    </w:p>
    <w:p w:rsidR="00000000" w:rsidDel="00000000" w:rsidP="00000000" w:rsidRDefault="00000000" w:rsidRPr="00000000" w14:paraId="0000007C">
      <w:pPr>
        <w:spacing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3.10: Biểu đồ use case quản lý sản phẩm.............................................................27</w:t>
      </w:r>
    </w:p>
    <w:p w:rsidR="00000000" w:rsidDel="00000000" w:rsidP="00000000" w:rsidRDefault="00000000" w:rsidRPr="00000000" w14:paraId="0000007D">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3.11: Biểu đồ use case quản lý danh mục sản phẩm............................................28</w:t>
      </w:r>
    </w:p>
    <w:p w:rsidR="00000000" w:rsidDel="00000000" w:rsidP="00000000" w:rsidRDefault="00000000" w:rsidRPr="00000000" w14:paraId="0000007E">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3.12: Biểu đồ use case quản lý tin tức..................................................................29</w:t>
      </w:r>
    </w:p>
    <w:p w:rsidR="00000000" w:rsidDel="00000000" w:rsidP="00000000" w:rsidRDefault="00000000" w:rsidRPr="00000000" w14:paraId="0000007F">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3.13: Biểu đồ use case quản lý slide.....................................................................30</w:t>
      </w:r>
    </w:p>
    <w:p w:rsidR="00000000" w:rsidDel="00000000" w:rsidP="00000000" w:rsidRDefault="00000000" w:rsidRPr="00000000" w14:paraId="00000080">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3.14: Biểu đồ use case quản lý thành viên. ..........................................................31</w:t>
      </w:r>
    </w:p>
    <w:p w:rsidR="00000000" w:rsidDel="00000000" w:rsidP="00000000" w:rsidRDefault="00000000" w:rsidRPr="00000000" w14:paraId="00000081">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3.15: Biểu đồ use case quản lý quản trị viên........................................................32</w:t>
      </w:r>
    </w:p>
    <w:p w:rsidR="00000000" w:rsidDel="00000000" w:rsidP="00000000" w:rsidRDefault="00000000" w:rsidRPr="00000000" w14:paraId="00000082">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3.16: Biểu đồ use case quản lý quản hỗ trợ viên..................................................33</w:t>
      </w:r>
    </w:p>
    <w:p w:rsidR="00000000" w:rsidDel="00000000" w:rsidP="00000000" w:rsidRDefault="00000000" w:rsidRPr="00000000" w14:paraId="00000083">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3.17: Biểu đồ use case quản lý quản liên hệ.........................................................34</w:t>
      </w:r>
    </w:p>
    <w:p w:rsidR="00000000" w:rsidDel="00000000" w:rsidP="00000000" w:rsidRDefault="00000000" w:rsidRPr="00000000" w14:paraId="00000084">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3.18: Biểu đồ use case quản lý quản đơn hàng.....................................................35</w:t>
      </w:r>
    </w:p>
    <w:p w:rsidR="00000000" w:rsidDel="00000000" w:rsidP="00000000" w:rsidRDefault="00000000" w:rsidRPr="00000000" w14:paraId="00000085">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3.19: Biểu đồ use case quản lý quản giao dịch.....................................................36</w:t>
      </w:r>
    </w:p>
    <w:p w:rsidR="00000000" w:rsidDel="00000000" w:rsidP="00000000" w:rsidRDefault="00000000" w:rsidRPr="00000000" w14:paraId="00000086">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3.20: Biểu đồ tuần tự đăng kí tác nhân khách hàng..............................................37</w:t>
      </w:r>
    </w:p>
    <w:p w:rsidR="00000000" w:rsidDel="00000000" w:rsidP="00000000" w:rsidRDefault="00000000" w:rsidRPr="00000000" w14:paraId="00000087">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3.21: Biểu đồ tuần tự đăng nhập tác nhân khách hàng.........................................38</w:t>
      </w:r>
    </w:p>
    <w:p w:rsidR="00000000" w:rsidDel="00000000" w:rsidP="00000000" w:rsidRDefault="00000000" w:rsidRPr="00000000" w14:paraId="00000088">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3.22: Biểu đồ tuần tự đăng nhập tác nhân quản trị viên.......................................39</w:t>
      </w:r>
    </w:p>
    <w:p w:rsidR="00000000" w:rsidDel="00000000" w:rsidP="00000000" w:rsidRDefault="00000000" w:rsidRPr="00000000" w14:paraId="00000089">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3.23: Biểu đồ tuần tự liên hệ................................................................................40</w:t>
      </w:r>
    </w:p>
    <w:p w:rsidR="00000000" w:rsidDel="00000000" w:rsidP="00000000" w:rsidRDefault="00000000" w:rsidRPr="00000000" w14:paraId="0000008A">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3.24: Biểu đồ tuần tự đánh giá sản phẩm.............................................................41</w:t>
      </w:r>
    </w:p>
    <w:p w:rsidR="00000000" w:rsidDel="00000000" w:rsidP="00000000" w:rsidRDefault="00000000" w:rsidRPr="00000000" w14:paraId="0000008B">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3.25: Biểu đồ tuần tự quản lý giỏ hàng................................................................42</w:t>
      </w:r>
    </w:p>
    <w:p w:rsidR="00000000" w:rsidDel="00000000" w:rsidP="00000000" w:rsidRDefault="00000000" w:rsidRPr="00000000" w14:paraId="0000008F">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3.26: Biểu đồ tuần tự tìm kiếm.............................................................................43</w:t>
      </w:r>
    </w:p>
    <w:p w:rsidR="00000000" w:rsidDel="00000000" w:rsidP="00000000" w:rsidRDefault="00000000" w:rsidRPr="00000000" w14:paraId="00000090">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3.27: Biểu đồ tuần tự quản lý sản phẩm...............................................................44</w:t>
      </w:r>
    </w:p>
    <w:p w:rsidR="00000000" w:rsidDel="00000000" w:rsidP="00000000" w:rsidRDefault="00000000" w:rsidRPr="00000000" w14:paraId="00000091">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3.28: Biểu đồ tuần tự quản lý danh mục sản phẩm..............................................45</w:t>
      </w:r>
    </w:p>
    <w:p w:rsidR="00000000" w:rsidDel="00000000" w:rsidP="00000000" w:rsidRDefault="00000000" w:rsidRPr="00000000" w14:paraId="00000092">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3.29: Biểu đồ tuần tự quản lý tin tức....................................................................46</w:t>
      </w:r>
    </w:p>
    <w:p w:rsidR="00000000" w:rsidDel="00000000" w:rsidP="00000000" w:rsidRDefault="00000000" w:rsidRPr="00000000" w14:paraId="00000093">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3.30: Biểu đồ tuần tự quản lý slide.......................................................................47</w:t>
      </w:r>
    </w:p>
    <w:p w:rsidR="00000000" w:rsidDel="00000000" w:rsidP="00000000" w:rsidRDefault="00000000" w:rsidRPr="00000000" w14:paraId="00000094">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3.31: Biểu đồ tuần tự quản lý thành viên..............................................................48</w:t>
      </w:r>
    </w:p>
    <w:p w:rsidR="00000000" w:rsidDel="00000000" w:rsidP="00000000" w:rsidRDefault="00000000" w:rsidRPr="00000000" w14:paraId="00000095">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3.32: Biểu đồ tuần tự quản lý quản trị viên..........................................................49</w:t>
      </w:r>
    </w:p>
    <w:p w:rsidR="00000000" w:rsidDel="00000000" w:rsidP="00000000" w:rsidRDefault="00000000" w:rsidRPr="00000000" w14:paraId="00000096">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3.33: Biểu đồ tuần tự quản lý hỗ trợ viên.............................................................50</w:t>
      </w:r>
    </w:p>
    <w:p w:rsidR="00000000" w:rsidDel="00000000" w:rsidP="00000000" w:rsidRDefault="00000000" w:rsidRPr="00000000" w14:paraId="00000097">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3.34: Biểu đồ tuần tự quản lý liên hệ....................................................................51</w:t>
      </w:r>
    </w:p>
    <w:p w:rsidR="00000000" w:rsidDel="00000000" w:rsidP="00000000" w:rsidRDefault="00000000" w:rsidRPr="00000000" w14:paraId="00000098">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3.35: Biểu đồ tuần tự quản lý đơn hàng...............................................................52</w:t>
      </w:r>
    </w:p>
    <w:p w:rsidR="00000000" w:rsidDel="00000000" w:rsidP="00000000" w:rsidRDefault="00000000" w:rsidRPr="00000000" w14:paraId="00000099">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3.36: Biểu đồ tuần tự quản lý giao dịch................................................................53</w:t>
      </w:r>
    </w:p>
    <w:p w:rsidR="00000000" w:rsidDel="00000000" w:rsidP="00000000" w:rsidRDefault="00000000" w:rsidRPr="00000000" w14:paraId="0000009A">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3.37: Biểu đồ trạng thái giỏ hàng.........................................................................54</w:t>
      </w:r>
    </w:p>
    <w:p w:rsidR="00000000" w:rsidDel="00000000" w:rsidP="00000000" w:rsidRDefault="00000000" w:rsidRPr="00000000" w14:paraId="0000009B">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3.38: Biểu đồ trạng thái đơn hàng........................................................................54</w:t>
      </w:r>
    </w:p>
    <w:p w:rsidR="00000000" w:rsidDel="00000000" w:rsidP="00000000" w:rsidRDefault="00000000" w:rsidRPr="00000000" w14:paraId="0000009C">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3.39: Biểu đồ trạng thái giao dịch........................................................................55</w:t>
      </w:r>
    </w:p>
    <w:p w:rsidR="00000000" w:rsidDel="00000000" w:rsidP="00000000" w:rsidRDefault="00000000" w:rsidRPr="00000000" w14:paraId="0000009D">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3.40: Biểu đồ hoạt động đăng nhập......................................................................55</w:t>
      </w:r>
    </w:p>
    <w:p w:rsidR="00000000" w:rsidDel="00000000" w:rsidP="00000000" w:rsidRDefault="00000000" w:rsidRPr="00000000" w14:paraId="0000009E">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3.41: Biểu đồ hoạt động quản lý giỏ hàng ...........................................................56</w:t>
      </w:r>
    </w:p>
    <w:p w:rsidR="00000000" w:rsidDel="00000000" w:rsidP="00000000" w:rsidRDefault="00000000" w:rsidRPr="00000000" w14:paraId="0000009F">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3.42: Biểu đồ hoạt động quản lý đơn hàng ..........................................................57</w:t>
      </w:r>
    </w:p>
    <w:p w:rsidR="00000000" w:rsidDel="00000000" w:rsidP="00000000" w:rsidRDefault="00000000" w:rsidRPr="00000000" w14:paraId="000000A0">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3.43: Biểu đồ hoạt động quản lý giao dịch...........................................................58</w:t>
      </w:r>
    </w:p>
    <w:p w:rsidR="00000000" w:rsidDel="00000000" w:rsidP="00000000" w:rsidRDefault="00000000" w:rsidRPr="00000000" w14:paraId="000000A1">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3.44: Biểu đồ lớp chi tiết......................................................................................59</w:t>
      </w:r>
    </w:p>
    <w:p w:rsidR="00000000" w:rsidDel="00000000" w:rsidP="00000000" w:rsidRDefault="00000000" w:rsidRPr="00000000" w14:paraId="000000A2">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4.12: Giao diện trang chủ.....................................................................................66</w:t>
      </w:r>
    </w:p>
    <w:p w:rsidR="00000000" w:rsidDel="00000000" w:rsidP="00000000" w:rsidRDefault="00000000" w:rsidRPr="00000000" w14:paraId="000000A3">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4.13: Giao diện trang sản phẩm............................................................................67</w:t>
      </w:r>
    </w:p>
    <w:p w:rsidR="00000000" w:rsidDel="00000000" w:rsidP="00000000" w:rsidRDefault="00000000" w:rsidRPr="00000000" w14:paraId="000000A4">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4.14: Giao diện trang chi tiết sản phẩm................................................................67</w:t>
      </w:r>
    </w:p>
    <w:p w:rsidR="00000000" w:rsidDel="00000000" w:rsidP="00000000" w:rsidRDefault="00000000" w:rsidRPr="00000000" w14:paraId="000000A5">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4.15: Giao diện trang giỏ hàng.............................................................................68</w:t>
      </w:r>
    </w:p>
    <w:p w:rsidR="00000000" w:rsidDel="00000000" w:rsidP="00000000" w:rsidRDefault="00000000" w:rsidRPr="00000000" w14:paraId="000000A6">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4.16: Giao diện trang thanh toán..........................................................................68</w:t>
      </w:r>
    </w:p>
    <w:p w:rsidR="00000000" w:rsidDel="00000000" w:rsidP="00000000" w:rsidRDefault="00000000" w:rsidRPr="00000000" w14:paraId="000000A7">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4.17: Giao diện đăng nhập trang quản trị.............................................................69</w:t>
      </w:r>
    </w:p>
    <w:p w:rsidR="00000000" w:rsidDel="00000000" w:rsidP="00000000" w:rsidRDefault="00000000" w:rsidRPr="00000000" w14:paraId="000000A8">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4.18: Giao diện trang quản lý sản phẩm...............................................................69</w:t>
      </w:r>
    </w:p>
    <w:p w:rsidR="00000000" w:rsidDel="00000000" w:rsidP="00000000" w:rsidRDefault="00000000" w:rsidRPr="00000000" w14:paraId="000000AC">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4.19: Giao diện trang quản lý danh mục sản phẩm..............................................70</w:t>
      </w:r>
    </w:p>
    <w:p w:rsidR="00000000" w:rsidDel="00000000" w:rsidP="00000000" w:rsidRDefault="00000000" w:rsidRPr="00000000" w14:paraId="000000AD">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4.20: Giao diện trang quản lý tin tức....................................................................70</w:t>
      </w:r>
    </w:p>
    <w:p w:rsidR="00000000" w:rsidDel="00000000" w:rsidP="00000000" w:rsidRDefault="00000000" w:rsidRPr="00000000" w14:paraId="000000AE">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4.21: Giao diện trang quản lý slide.......................................................................71</w:t>
      </w:r>
    </w:p>
    <w:p w:rsidR="00000000" w:rsidDel="00000000" w:rsidP="00000000" w:rsidRDefault="00000000" w:rsidRPr="00000000" w14:paraId="000000AF">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4.22: Giao diện trang quản lý đơn hàng sản phẩm...............................................71</w:t>
      </w:r>
    </w:p>
    <w:p w:rsidR="00000000" w:rsidDel="00000000" w:rsidP="00000000" w:rsidRDefault="00000000" w:rsidRPr="00000000" w14:paraId="000000B0">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4.23: Giao diện trang quản lý giao dịch...............................................................72</w:t>
      </w:r>
    </w:p>
    <w:p w:rsidR="00000000" w:rsidDel="00000000" w:rsidP="00000000" w:rsidRDefault="00000000" w:rsidRPr="00000000" w14:paraId="000000B1">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4.24: Giao diện chi tiết giao dịch..........................................................................72</w:t>
      </w:r>
    </w:p>
    <w:p w:rsidR="00000000" w:rsidDel="00000000" w:rsidP="00000000" w:rsidRDefault="00000000" w:rsidRPr="00000000" w14:paraId="000000B2">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4">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after="20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BẢNG BIỂU</w:t>
      </w:r>
    </w:p>
    <w:p w:rsidR="00000000" w:rsidDel="00000000" w:rsidP="00000000" w:rsidRDefault="00000000" w:rsidRPr="00000000" w14:paraId="000000C4">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4.1: Danh sách các bảng dữ liệu..........................................................................60</w:t>
      </w:r>
    </w:p>
    <w:p w:rsidR="00000000" w:rsidDel="00000000" w:rsidP="00000000" w:rsidRDefault="00000000" w:rsidRPr="00000000" w14:paraId="000000C6">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4.2. Bảng quản trị viên (admin) ..........................................................................60</w:t>
      </w:r>
    </w:p>
    <w:p w:rsidR="00000000" w:rsidDel="00000000" w:rsidP="00000000" w:rsidRDefault="00000000" w:rsidRPr="00000000" w14:paraId="000000C7">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4.3. Bảng thành viên (user) .................................................................................61</w:t>
      </w:r>
    </w:p>
    <w:p w:rsidR="00000000" w:rsidDel="00000000" w:rsidP="00000000" w:rsidRDefault="00000000" w:rsidRPr="00000000" w14:paraId="000000C8">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4.4. Bảng danh mục sản phẩm (catalog) .............................................................61</w:t>
      </w:r>
    </w:p>
    <w:p w:rsidR="00000000" w:rsidDel="00000000" w:rsidP="00000000" w:rsidRDefault="00000000" w:rsidRPr="00000000" w14:paraId="000000C9">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4.5. Bảng sản phẩm (product) .............................................................................62</w:t>
      </w:r>
    </w:p>
    <w:p w:rsidR="00000000" w:rsidDel="00000000" w:rsidP="00000000" w:rsidRDefault="00000000" w:rsidRPr="00000000" w14:paraId="000000CA">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4.6. Bảng giao dịch (transaction) ........................................................................63</w:t>
      </w:r>
    </w:p>
    <w:p w:rsidR="00000000" w:rsidDel="00000000" w:rsidP="00000000" w:rsidRDefault="00000000" w:rsidRPr="00000000" w14:paraId="000000CB">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4.7. Bảng đơn hàng (order) .................................................................................63</w:t>
      </w:r>
    </w:p>
    <w:p w:rsidR="00000000" w:rsidDel="00000000" w:rsidP="00000000" w:rsidRDefault="00000000" w:rsidRPr="00000000" w14:paraId="000000CC">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4.8. Bảng hỗ trợ viên (support) ...........................................................................64</w:t>
      </w:r>
    </w:p>
    <w:p w:rsidR="00000000" w:rsidDel="00000000" w:rsidP="00000000" w:rsidRDefault="00000000" w:rsidRPr="00000000" w14:paraId="000000CD">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4.9. Bảng liên hệ (contact) ..................................................................................64</w:t>
      </w:r>
    </w:p>
    <w:p w:rsidR="00000000" w:rsidDel="00000000" w:rsidP="00000000" w:rsidRDefault="00000000" w:rsidRPr="00000000" w14:paraId="000000CE">
      <w:pPr>
        <w:spacing w:after="20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4.10. Bảng tin tức (news) ....................................................................................65</w:t>
      </w:r>
    </w:p>
    <w:p w:rsidR="00000000" w:rsidDel="00000000" w:rsidP="00000000" w:rsidRDefault="00000000" w:rsidRPr="00000000" w14:paraId="000000CF">
      <w:pPr>
        <w:spacing w:after="20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4.11. Bảng quảng cáo (slide) ...............................................................................65</w:t>
      </w:r>
      <w:r w:rsidDel="00000000" w:rsidR="00000000" w:rsidRPr="00000000">
        <w:rPr>
          <w:rtl w:val="0"/>
        </w:rPr>
      </w:r>
    </w:p>
    <w:p w:rsidR="00000000" w:rsidDel="00000000" w:rsidP="00000000" w:rsidRDefault="00000000" w:rsidRPr="00000000" w14:paraId="000000D0">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Bảng ký hiệu viết tắt</w:t>
      </w:r>
    </w:p>
    <w:p w:rsidR="00000000" w:rsidDel="00000000" w:rsidP="00000000" w:rsidRDefault="00000000" w:rsidRPr="00000000" w14:paraId="000000D2">
      <w:pPr>
        <w:spacing w:line="276" w:lineRule="auto"/>
        <w:jc w:val="center"/>
        <w:rPr>
          <w:rFonts w:ascii="Times New Roman" w:cs="Times New Roman" w:eastAsia="Times New Roman" w:hAnsi="Times New Roman"/>
          <w:b w:val="1"/>
          <w:bCs w:val="1"/>
          <w:color w:val="000000"/>
          <w:sz w:val="30"/>
          <w:szCs w:val="30"/>
        </w:rPr>
      </w:pPr>
      <w:r w:rsidDel="00000000" w:rsidR="00000000" w:rsidRPr="00000000">
        <w:rPr>
          <w:rtl w:val="0"/>
        </w:rPr>
      </w:r>
    </w:p>
    <w:tbl>
      <w:tblPr>
        <w:tblStyle w:val="Table1"/>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2144"/>
        <w:gridCol w:w="6496"/>
        <w:tblGridChange w:id="0">
          <w:tblGrid>
            <w:gridCol w:w="828"/>
            <w:gridCol w:w="2144"/>
            <w:gridCol w:w="64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76"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D4">
            <w:pPr>
              <w:spacing w:after="160"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76"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D6">
            <w:pPr>
              <w:spacing w:after="160"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viết tắt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76"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D8">
            <w:pPr>
              <w:spacing w:after="160"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Ý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16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CSDL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16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shd w:fill="f9f9f9" w:val="clear"/>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bCs w:val="0"/>
                <w:color w:val="333333"/>
                <w:sz w:val="26"/>
                <w:szCs w:val="26"/>
                <w:highlight w:val="white"/>
                <w:rtl w:val="0"/>
              </w:rPr>
              <w:t xml:space="preserve">HyperText Markup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1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Cascading Style Sheet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16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Hypertext Preprocessor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16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XAMPP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X + Apache + Mysql + PHP + Perl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16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231f20"/>
                <w:sz w:val="26"/>
                <w:szCs w:val="26"/>
                <w:rtl w:val="0"/>
              </w:rPr>
              <w:t xml:space="preserve">MVC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1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Model-View-Control</w:t>
            </w:r>
            <w:r w:rsidDel="00000000" w:rsidR="00000000" w:rsidRPr="00000000">
              <w:rPr>
                <w:rtl w:val="0"/>
              </w:rPr>
            </w:r>
          </w:p>
        </w:tc>
      </w:tr>
    </w:tbl>
    <w:p w:rsidR="00000000" w:rsidDel="00000000" w:rsidP="00000000" w:rsidRDefault="00000000" w:rsidRPr="00000000" w14:paraId="000000EB">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C">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tabs>
          <w:tab w:val="center" w:leader="none" w:pos="4536"/>
        </w:tabs>
        <w:rPr>
          <w:rFonts w:ascii="Times New Roman" w:cs="Times New Roman" w:eastAsia="Times New Roman" w:hAnsi="Times New Roman"/>
          <w:sz w:val="26"/>
          <w:szCs w:val="26"/>
        </w:rPr>
        <w:sectPr>
          <w:footerReference r:id="rId12" w:type="default"/>
          <w:type w:val="nextPage"/>
          <w:pgSz w:h="16840" w:w="11907" w:orient="portrait"/>
          <w:pgMar w:bottom="1134" w:top="1134" w:left="1701" w:right="1134" w:header="720" w:footer="720"/>
          <w:pgNumType w:start="1"/>
        </w:sect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B">
      <w:pPr>
        <w:pStyle w:val="Heading1"/>
        <w:jc w:val="center"/>
        <w:rPr/>
      </w:pPr>
      <w:bookmarkStart w:colFirst="0" w:colLast="0" w:name="_heading=h.1fob9te" w:id="2"/>
      <w:bookmarkEnd w:id="2"/>
      <w:r w:rsidDel="00000000" w:rsidR="00000000" w:rsidRPr="00000000">
        <w:rPr>
          <w:rtl w:val="0"/>
        </w:rPr>
        <w:t xml:space="preserve">LỜI MỞ ĐẦU</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sdt>
      <w:sdtPr>
        <w:id w:val="1933705305"/>
        <w:tag w:val="goog_rdk_35"/>
      </w:sdtPr>
      <w:sdtContent>
        <w:p w:rsidR="00000000" w:rsidDel="00000000" w:rsidP="00000000" w:rsidRDefault="00000000" w:rsidRPr="00000000" w14:paraId="000000FD">
          <w:pPr>
            <w:spacing w:after="200" w:before="120" w:line="312" w:lineRule="auto"/>
            <w:ind w:left="0" w:firstLine="570"/>
            <w:jc w:val="both"/>
            <w:rPr>
              <w:rFonts w:ascii="Times New Roman" w:cs="Times New Roman" w:eastAsia="Times New Roman" w:hAnsi="Times New Roman"/>
              <w:sz w:val="26"/>
              <w:szCs w:val="26"/>
            </w:rPr>
            <w:pPrChange w:author="Phương Anh Phan" w:id="0" w:date="2025-05-13T05:35:21Z">
              <w:pPr>
                <w:spacing w:after="200" w:before="120" w:line="312" w:lineRule="auto"/>
                <w:ind w:firstLine="567"/>
                <w:jc w:val="both"/>
              </w:pPr>
            </w:pPrChange>
          </w:pPr>
          <w:r w:rsidDel="00000000" w:rsidR="00000000" w:rsidRPr="00000000">
            <w:rPr>
              <w:rFonts w:ascii="Times New Roman" w:cs="Times New Roman" w:eastAsia="Times New Roman" w:hAnsi="Times New Roman"/>
              <w:sz w:val="26"/>
              <w:szCs w:val="26"/>
              <w:rtl w:val="0"/>
            </w:rPr>
            <w:t xml:space="preserve">Ngày nay công nghệ thông tin đã có những bước phát triển mạnh mẽ theo cả chiều rộng và chiều sâu. Máy tính điện tử không còn là một thứ phương tiện quý hiếm mà đang ngày càng trở thành một công cụ làm việc và giải trí thông dụng của con người không chỉ ở công sở mà ngay cả trong gia đình. </w:t>
          </w:r>
        </w:p>
      </w:sdtContent>
    </w:sdt>
    <w:p w:rsidR="00000000" w:rsidDel="00000000" w:rsidP="00000000" w:rsidRDefault="00000000" w:rsidRPr="00000000" w14:paraId="000000FE">
      <w:pPr>
        <w:spacing w:after="200"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Đứng trước vai trò của thông tin hoạt động cạnh tranh gay gắt, các tổ chức và các doanh nghiệp đều tìm mọi biện pháp để xây dựng và hoàn thiện hệ thống thông tin của mình nhằm tin học hóa các hoạt động tác vụ của đơn vị. </w:t>
      </w:r>
    </w:p>
    <w:p w:rsidR="00000000" w:rsidDel="00000000" w:rsidP="00000000" w:rsidRDefault="00000000" w:rsidRPr="00000000" w14:paraId="000000FF">
      <w:pPr>
        <w:spacing w:after="200"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các công ty tin học hàng đầu thế giới không ngừng đầu tư và cải thiện các giải pháp cũng như các sản phẩm nhằm cho phép tiến hành thương mại hóa trên internet. Thông qua các sản phẩm và công nghệ này, chúng ta dễ nhận ra tầm quan trọng và tính tất yếu của thương mại điện tử. Với những thao tác đơn giản trên máy có nối mạng internet bạn sẽ có trong tầm tay những gì mà mình cần mà không phải mất nhiều thời gian. Bạn chỉ cần vào các trang dịch vụ thương mại điện tử, làm theo hướng dẫn và click vào những gì bạn cần. Các nhà dịch vụ sẽ mang đến tận nhà cho bạn.</w:t>
      </w:r>
    </w:p>
    <w:p w:rsidR="00000000" w:rsidDel="00000000" w:rsidP="00000000" w:rsidRDefault="00000000" w:rsidRPr="00000000" w14:paraId="00000100">
      <w:pPr>
        <w:spacing w:after="200"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Việt Nam rất nhiều doanh nghiệp đang tiến hành thương mại hóa trên Internet giúp nâng cao sức cạnh tranh cũng như để tồn tại và phát triển. Chính vì vậy, ứng dụng thương mại điện tử cho các doanh nghiệp là việc làm cần thiết. Dưới sự hướng dẫn của ThS. Phùng Văn Trọng, em đã chọn đề tài “Xây dựng website quản lý bán hàng cho cửa hàng điện máy” với mong muốn phát triển nền thương mại điện tử nước nhà.</w:t>
      </w:r>
    </w:p>
    <w:p w:rsidR="00000000" w:rsidDel="00000000" w:rsidP="00000000" w:rsidRDefault="00000000" w:rsidRPr="00000000" w14:paraId="00000101">
      <w:pPr>
        <w:spacing w:after="200"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của đồ án được chia thành 4 chương với những nội dung cụ thể như sau:</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76" w:lineRule="auto"/>
        <w:ind w:left="128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8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Cơ sở lý thuyết.</w:t>
      </w:r>
    </w:p>
    <w:p w:rsidR="00000000" w:rsidDel="00000000" w:rsidP="00000000" w:rsidRDefault="00000000" w:rsidRPr="00000000" w14:paraId="00000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8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Phân tích hệ thống.</w:t>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Thiết kế hệ thống. </w:t>
      </w:r>
    </w:p>
    <w:p w:rsidR="00000000" w:rsidDel="00000000" w:rsidP="00000000" w:rsidRDefault="00000000" w:rsidRPr="00000000" w14:paraId="00000106">
      <w:pPr>
        <w:spacing w:after="20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20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0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20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00"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pStyle w:val="Heading1"/>
        <w:jc w:val="center"/>
        <w:rPr/>
      </w:pPr>
      <w:bookmarkStart w:colFirst="0" w:colLast="0" w:name="_heading=h.3znysh7" w:id="3"/>
      <w:bookmarkEnd w:id="3"/>
      <w:r w:rsidDel="00000000" w:rsidR="00000000" w:rsidRPr="00000000">
        <w:rPr>
          <w:rtl w:val="0"/>
        </w:rPr>
        <w:t xml:space="preserve">CHƯƠNG 1: TỔNG QUAN</w:t>
      </w:r>
    </w:p>
    <w:p w:rsidR="00000000" w:rsidDel="00000000" w:rsidP="00000000" w:rsidRDefault="00000000" w:rsidRPr="00000000" w14:paraId="0000010C">
      <w:pPr>
        <w:spacing w:befor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pStyle w:val="Heading2"/>
        <w:spacing w:before="120" w:lineRule="auto"/>
        <w:rPr/>
      </w:pPr>
      <w:bookmarkStart w:colFirst="0" w:colLast="0" w:name="_heading=h.2et92p0" w:id="4"/>
      <w:bookmarkEnd w:id="4"/>
      <w:r w:rsidDel="00000000" w:rsidR="00000000" w:rsidRPr="00000000">
        <w:rPr>
          <w:rtl w:val="0"/>
        </w:rPr>
        <w:t xml:space="preserve">1.1. Lý do chọn đề tài</w:t>
      </w:r>
    </w:p>
    <w:p w:rsidR="00000000" w:rsidDel="00000000" w:rsidP="00000000" w:rsidRDefault="00000000" w:rsidRPr="00000000" w14:paraId="0000010E">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thời đại ngày nay, sự phát triển nhanh chóng của công nghệ thông tin được áp dụng trên mọi lĩnh vực của cuộc sống như kinh tế, chính trị, văn hóa xã hội,… Trong các lĩnh vực đó thì lĩnh vực quản lý là thật sự giúp ích được rất nhiều cho con người, việc áp dụng quản lý và mua bán bằng máy tính thay cho quản lý và mua bán bằng thủ công ở các doanh nghiệp, công ty, cá nhân… là rất cần thiết. Do đó, việc “quản lý mua bán hàng qua mạng ” là không thể thiếu được trong mọi doanh nghiệp, cửa hàng vừa và nhỏ... </w:t>
      </w:r>
    </w:p>
    <w:p w:rsidR="00000000" w:rsidDel="00000000" w:rsidP="00000000" w:rsidRDefault="00000000" w:rsidRPr="00000000" w14:paraId="0000010F">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Hiện nay nhu cầu sử dụng Internet ngày càng nhiều và các hình thức kinh doanh trên mạng ngày càng đa dạng và phong phú rất được nhiều người sử dụng và ưa chuộng. Chính vì vậy em đã chọn đề tài “Xây dựng Website quản lý bán hàng cho cửa hàng điện máy”. Website sẽ giúp cho khách hàng thuận lợi trong việc tìm hiểu, mua các sản phẩm của cửa hàng mà không cần phải vất vả đến tận nơi. Giúp cho cửa hàng quản lý, quảng bá sản phẩm một cách tốt nhất. </w:t>
      </w:r>
    </w:p>
    <w:p w:rsidR="00000000" w:rsidDel="00000000" w:rsidP="00000000" w:rsidRDefault="00000000" w:rsidRPr="00000000" w14:paraId="00000110">
      <w:pPr>
        <w:rPr>
          <w:rFonts w:ascii="Times New Roman" w:cs="Times New Roman" w:eastAsia="Times New Roman" w:hAnsi="Times New Roman"/>
          <w:b w:val="1"/>
          <w:bCs w:val="1"/>
          <w:sz w:val="26"/>
          <w:szCs w:val="26"/>
        </w:rPr>
      </w:pPr>
      <w:bookmarkStart w:colFirst="0" w:colLast="0" w:name="_heading=h.tyjcwt" w:id="5"/>
      <w:bookmarkEnd w:id="5"/>
      <w:r w:rsidDel="00000000" w:rsidR="00000000" w:rsidRPr="00000000">
        <w:rPr>
          <w:rtl w:val="0"/>
        </w:rPr>
      </w:r>
    </w:p>
    <w:p w:rsidR="00000000" w:rsidDel="00000000" w:rsidP="00000000" w:rsidRDefault="00000000" w:rsidRPr="00000000" w14:paraId="00000111">
      <w:pPr>
        <w:spacing w:before="120" w:lineRule="auto"/>
        <w:jc w:val="both"/>
        <w:rPr>
          <w:rFonts w:ascii="Times New Roman" w:cs="Times New Roman" w:eastAsia="Times New Roman" w:hAnsi="Times New Roman"/>
          <w:b w:val="1"/>
          <w:bCs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bCs w:val="1"/>
          <w:sz w:val="26"/>
          <w:szCs w:val="26"/>
          <w:rtl w:val="0"/>
        </w:rPr>
        <w:t xml:space="preserve">1.2. Mục tiêu của đề tài</w:t>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312" w:lineRule="auto"/>
        <w:ind w:left="851" w:right="0" w:hanging="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một website hỗ trợ cửa hàng quản lý, mua bán sản phẩm đáp ứng các tiêu chí như:</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701" w:right="0" w:hanging="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Nhanh chóng, hiệu quả.</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701" w:right="0" w:hanging="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tính chính xác, tiện lợi và dễ dàng sử dụng cho khách hàng.</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701" w:right="0" w:hanging="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Thuận tiện trong việc bán và mua hàng.</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701" w:right="0" w:hanging="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được giới thiệu rõ ràng, đầy đủ, chính xác.</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851" w:right="0" w:hanging="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về ngôn ngữ lập trình website: MYSQL, HTML, CSS, PHP, Framework CodeIgniter.</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851" w:right="0" w:hanging="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hệ thống và chức năng của website bán hàng.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851" w:right="0" w:hanging="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cao kĩ năng lập trình, khả năng phân tích giải quyết vấn đề.</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B">
      <w:pPr>
        <w:spacing w:before="120" w:lineRule="auto"/>
        <w:jc w:val="both"/>
        <w:rPr>
          <w:rFonts w:ascii="Times New Roman" w:cs="Times New Roman" w:eastAsia="Times New Roman" w:hAnsi="Times New Roman"/>
          <w:b w:val="1"/>
          <w:bCs w:val="1"/>
          <w:sz w:val="26"/>
          <w:szCs w:val="26"/>
        </w:rPr>
      </w:pPr>
      <w:bookmarkStart w:colFirst="0" w:colLast="0" w:name="_heading=h.1t3h5sf" w:id="7"/>
      <w:bookmarkEnd w:id="7"/>
      <w:r w:rsidDel="00000000" w:rsidR="00000000" w:rsidRPr="00000000">
        <w:rPr>
          <w:rFonts w:ascii="Times New Roman" w:cs="Times New Roman" w:eastAsia="Times New Roman" w:hAnsi="Times New Roman"/>
          <w:b w:val="1"/>
          <w:bCs w:val="1"/>
          <w:sz w:val="26"/>
          <w:szCs w:val="26"/>
          <w:rtl w:val="0"/>
        </w:rPr>
        <w:t xml:space="preserve">1.3. Giới hạn và phạm vi của đề tài</w:t>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là kênh quảng bá, giới thiệu sản phẩm và hỗ trợ việc quản lí, bán hàng của cửa hàng.</w:t>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được sử dụng cho các cửa hàng vừa và nhỏ.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0">
      <w:pPr>
        <w:spacing w:before="120" w:lineRule="auto"/>
        <w:jc w:val="both"/>
        <w:rPr>
          <w:rFonts w:ascii="Times New Roman" w:cs="Times New Roman" w:eastAsia="Times New Roman" w:hAnsi="Times New Roman"/>
          <w:b w:val="1"/>
          <w:bCs w:val="1"/>
          <w:sz w:val="26"/>
          <w:szCs w:val="26"/>
        </w:rPr>
      </w:pPr>
      <w:bookmarkStart w:colFirst="0" w:colLast="0" w:name="_heading=h.4d34og8" w:id="8"/>
      <w:bookmarkEnd w:id="8"/>
      <w:r w:rsidDel="00000000" w:rsidR="00000000" w:rsidRPr="00000000">
        <w:rPr>
          <w:rFonts w:ascii="Times New Roman" w:cs="Times New Roman" w:eastAsia="Times New Roman" w:hAnsi="Times New Roman"/>
          <w:b w:val="1"/>
          <w:bCs w:val="1"/>
          <w:sz w:val="26"/>
          <w:szCs w:val="26"/>
          <w:rtl w:val="0"/>
        </w:rPr>
        <w:t xml:space="preserve">1.4. Kết quả đạt được</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09" w:right="0"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Website quản lí bán hàng cho cửa hàng điện máy</w:t>
      </w:r>
    </w:p>
    <w:p w:rsidR="00000000" w:rsidDel="00000000" w:rsidP="00000000" w:rsidRDefault="00000000" w:rsidRPr="00000000" w14:paraId="000001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ra một website thân thiện, nhanh và hiệu quả trong công việc quản lí hay bán sản phẩm.</w:t>
      </w:r>
    </w:p>
    <w:p w:rsidR="00000000" w:rsidDel="00000000" w:rsidP="00000000" w:rsidRDefault="00000000" w:rsidRPr="00000000" w14:paraId="000001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có thể tra cứu, tìm kiếm, cập nhật... sản phẩm; có tính năng giỏ hàng, tạo đơn hàng....</w:t>
      </w:r>
    </w:p>
    <w:p w:rsidR="00000000" w:rsidDel="00000000" w:rsidP="00000000" w:rsidRDefault="00000000" w:rsidRPr="00000000" w14:paraId="000001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hiển thị rõ ràng, chính xác các thông tin của sản phẩm như : giá, nhà sản xuất, thời gian bảo hành....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A">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pStyle w:val="Heading2"/>
        <w:rPr/>
      </w:pPr>
      <w:bookmarkStart w:colFirst="0" w:colLast="0" w:name="_heading=h.17dp8vu" w:id="10"/>
      <w:bookmarkEnd w:id="10"/>
      <w:r w:rsidDel="00000000" w:rsidR="00000000" w:rsidRPr="00000000">
        <w:rPr>
          <w:rtl w:val="0"/>
        </w:rPr>
        <w:t xml:space="preserve">2.1. Ngôn ngữ thiết kế website </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Style w:val="Heading3"/>
        <w:rPr/>
      </w:pPr>
      <w:bookmarkStart w:colFirst="0" w:colLast="0" w:name="_heading=h.3rdcrjn" w:id="11"/>
      <w:bookmarkEnd w:id="11"/>
      <w:r w:rsidDel="00000000" w:rsidR="00000000" w:rsidRPr="00000000">
        <w:rPr>
          <w:rtl w:val="0"/>
        </w:rPr>
        <w:t xml:space="preserve">2.1.1. HTML</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3"/>
        <w:rPr/>
      </w:pPr>
      <w:bookmarkStart w:colFirst="0" w:colLast="0" w:name="_heading=h.26in1rg" w:id="12"/>
      <w:bookmarkEnd w:id="12"/>
      <w:r w:rsidDel="00000000" w:rsidR="00000000" w:rsidRPr="00000000">
        <w:rPr>
          <w:rtl w:val="0"/>
        </w:rPr>
        <w:t xml:space="preserve">2.1.2. CSS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Style w:val="Heading3"/>
        <w:rPr/>
      </w:pPr>
      <w:bookmarkStart w:colFirst="0" w:colLast="0" w:name="_heading=h.lnxbz9" w:id="13"/>
      <w:bookmarkEnd w:id="13"/>
      <w:r w:rsidDel="00000000" w:rsidR="00000000" w:rsidRPr="00000000">
        <w:rPr>
          <w:rtl w:val="0"/>
        </w:rPr>
        <w:t xml:space="preserve">2.1.3. PHP</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3"/>
        <w:rPr/>
      </w:pPr>
      <w:bookmarkStart w:colFirst="0" w:colLast="0" w:name="_heading=h.35nkun2" w:id="14"/>
      <w:bookmarkEnd w:id="14"/>
      <w:r w:rsidDel="00000000" w:rsidR="00000000" w:rsidRPr="00000000">
        <w:rPr>
          <w:rtl w:val="0"/>
        </w:rPr>
        <w:t xml:space="preserve">2.1.4. MYSQL</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2"/>
        <w:rPr/>
      </w:pPr>
      <w:bookmarkStart w:colFirst="0" w:colLast="0" w:name="_heading=h.1ksv4uv" w:id="15"/>
      <w:bookmarkEnd w:id="15"/>
      <w:r w:rsidDel="00000000" w:rsidR="00000000" w:rsidRPr="00000000">
        <w:rPr>
          <w:rtl w:val="0"/>
        </w:rPr>
        <w:t xml:space="preserve">2.2. Công cụ, kiến trúc sử dụng</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3"/>
        <w:rPr/>
      </w:pPr>
      <w:bookmarkStart w:colFirst="0" w:colLast="0" w:name="_heading=h.44sinio" w:id="16"/>
      <w:bookmarkEnd w:id="16"/>
      <w:r w:rsidDel="00000000" w:rsidR="00000000" w:rsidRPr="00000000">
        <w:rPr>
          <w:rtl w:val="0"/>
        </w:rPr>
        <w:t xml:space="preserve">2.2.1. Xampp</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3"/>
        <w:rPr/>
      </w:pPr>
      <w:bookmarkStart w:colFirst="0" w:colLast="0" w:name="_heading=h.2jxsxqh" w:id="17"/>
      <w:bookmarkEnd w:id="17"/>
      <w:r w:rsidDel="00000000" w:rsidR="00000000" w:rsidRPr="00000000">
        <w:rPr>
          <w:rtl w:val="0"/>
        </w:rPr>
        <w:t xml:space="preserve">2.2.2. Mô hình MVC</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3"/>
        <w:rPr/>
      </w:pPr>
      <w:bookmarkStart w:colFirst="0" w:colLast="0" w:name="_heading=h.z337ya" w:id="18"/>
      <w:bookmarkEnd w:id="18"/>
      <w:r w:rsidDel="00000000" w:rsidR="00000000" w:rsidRPr="00000000">
        <w:rPr>
          <w:rtl w:val="0"/>
        </w:rPr>
        <w:t xml:space="preserve">2.2.3. Framework CodeIgniter</w:t>
      </w:r>
    </w:p>
    <w:p w:rsidR="00000000" w:rsidDel="00000000" w:rsidP="00000000" w:rsidRDefault="00000000" w:rsidRPr="00000000" w14:paraId="00000166">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3j2qqm3" w:id="19"/>
      <w:bookmarkEnd w:id="19"/>
      <w:r w:rsidDel="00000000" w:rsidR="00000000" w:rsidRPr="00000000">
        <w:rPr>
          <w:rtl w:val="0"/>
        </w:rPr>
        <w:t xml:space="preserve">2.3. dfsdafdsafdsafdsafdsafds</w:t>
      </w:r>
    </w:p>
    <w:p w:rsidR="00000000" w:rsidDel="00000000" w:rsidP="00000000" w:rsidRDefault="00000000" w:rsidRPr="00000000" w14:paraId="00000168">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jc w:val="center"/>
        <w:rPr/>
      </w:pPr>
      <w:bookmarkStart w:colFirst="0" w:colLast="0" w:name="_heading=h.1y810tw" w:id="20"/>
      <w:bookmarkEnd w:id="20"/>
      <w:r w:rsidDel="00000000" w:rsidR="00000000" w:rsidRPr="00000000">
        <w:rPr>
          <w:rtl w:val="0"/>
        </w:rPr>
        <w:t xml:space="preserve">CHƯƠNG 3: PHÂN TÍCH HỆ THỐNG</w:t>
      </w:r>
    </w:p>
    <w:p w:rsidR="00000000" w:rsidDel="00000000" w:rsidP="00000000" w:rsidRDefault="00000000" w:rsidRPr="00000000" w14:paraId="00000172">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3">
      <w:pPr>
        <w:pStyle w:val="Heading2"/>
        <w:rPr/>
      </w:pPr>
      <w:bookmarkStart w:colFirst="0" w:colLast="0" w:name="_heading=h.4i7ojhp" w:id="21"/>
      <w:bookmarkEnd w:id="21"/>
      <w:r w:rsidDel="00000000" w:rsidR="00000000" w:rsidRPr="00000000">
        <w:rPr>
          <w:rtl w:val="0"/>
        </w:rPr>
        <w:t xml:space="preserve">3.1. Khảo sát yêu cầu, chức năng hệ thống</w:t>
      </w:r>
    </w:p>
    <w:p w:rsidR="00000000" w:rsidDel="00000000" w:rsidP="00000000" w:rsidRDefault="00000000" w:rsidRPr="00000000" w14:paraId="000001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76" w:lineRule="auto"/>
        <w:ind w:left="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Khảo sát hiện trạng</w:t>
      </w:r>
      <w:sdt>
        <w:sdtPr>
          <w:id w:val="-113926247"/>
          <w:tag w:val="goog_rdk_36"/>
        </w:sdtPr>
        <w:sdtContent>
          <w:ins w:author="Hồng Nguyễn" w:id="11" w:date="2025-05-07T06:22:27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175">
      <w:pPr>
        <w:pStyle w:val="Heading3"/>
        <w:rPr/>
      </w:pPr>
      <w:bookmarkStart w:colFirst="0" w:colLast="0" w:name="_heading=h.2xcytpi" w:id="22"/>
      <w:bookmarkEnd w:id="22"/>
      <w:r w:rsidDel="00000000" w:rsidR="00000000" w:rsidRPr="00000000">
        <w:rPr>
          <w:rtl w:val="0"/>
        </w:rPr>
        <w:t xml:space="preserve">3.1.1.Mục đích, yêu cầu hệ thống:</w:t>
      </w:r>
    </w:p>
    <w:p w:rsidR="00000000" w:rsidDel="00000000" w:rsidP="00000000" w:rsidRDefault="00000000" w:rsidRPr="00000000" w14:paraId="00000176">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hiểu hệ thống: </w:t>
      </w:r>
    </w:p>
    <w:p w:rsidR="00000000" w:rsidDel="00000000" w:rsidP="00000000" w:rsidRDefault="00000000" w:rsidRPr="00000000" w14:paraId="00000177">
      <w:pPr>
        <w:spacing w:before="120" w:line="312" w:lineRule="auto"/>
        <w:ind w:right="4"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xây dựng nhằm mục đích thay thế cho hình thức giới thiệu sản phẩm trực tiếp như: tờ rơi, aphic, tiếp thị.... Khách hàng phải đến tận cửa hàng để tìm kiếm mất rất nhiều thời gian, cần một lượng nhân viên và các thiết bị trợ giúp lớn để giới thiệu và quản lí sản phẩm. Ngoài ra, không thể có đủ không gian trưng bày tất cả các loại sản phẩm.Từ việc khảo sát, đánh giá hệ thống cũ rút ra được mục đích của hệ thống sẽ xây dựng: </w:t>
      </w:r>
    </w:p>
    <w:p w:rsidR="00000000" w:rsidDel="00000000" w:rsidP="00000000" w:rsidRDefault="00000000" w:rsidRPr="00000000" w14:paraId="000001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Khắc phục được một số nhược điểm và kế thừa mốt số ưu điểm của hệ thống cũ. </w:t>
      </w:r>
    </w:p>
    <w:p w:rsidR="00000000" w:rsidDel="00000000" w:rsidP="00000000" w:rsidRDefault="00000000" w:rsidRPr="00000000" w14:paraId="000001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cận thị trường buôn bán một cách rộng lớn. </w:t>
      </w:r>
    </w:p>
    <w:p w:rsidR="00000000" w:rsidDel="00000000" w:rsidP="00000000" w:rsidRDefault="00000000" w:rsidRPr="00000000" w14:paraId="0000017A">
      <w:pPr>
        <w:pStyle w:val="Heading3"/>
        <w:rPr/>
      </w:pPr>
      <w:bookmarkStart w:colFirst="0" w:colLast="0" w:name="_heading=h.1ci93xb" w:id="23"/>
      <w:bookmarkEnd w:id="23"/>
      <w:r w:rsidDel="00000000" w:rsidR="00000000" w:rsidRPr="00000000">
        <w:rPr>
          <w:rtl w:val="0"/>
        </w:rPr>
        <w:t xml:space="preserve">3.1.2.Tìm hiểu các chức năng của cửa hàng điện máy </w:t>
      </w:r>
    </w:p>
    <w:p w:rsidR="00000000" w:rsidDel="00000000" w:rsidP="00000000" w:rsidRDefault="00000000" w:rsidRPr="00000000" w14:paraId="0000017B">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khảo sát hiện trạng, em nắm bắt được các thông tin sau: </w:t>
      </w:r>
    </w:p>
    <w:p w:rsidR="00000000" w:rsidDel="00000000" w:rsidP="00000000" w:rsidRDefault="00000000" w:rsidRPr="00000000" w14:paraId="0000017C">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khách hàng:</w:t>
      </w:r>
      <w:r w:rsidDel="00000000" w:rsidR="00000000" w:rsidRPr="00000000">
        <w:rPr>
          <w:rFonts w:ascii="Times New Roman" w:cs="Times New Roman" w:eastAsia="Times New Roman" w:hAnsi="Times New Roman"/>
          <w:sz w:val="26"/>
          <w:szCs w:val="26"/>
          <w:rtl w:val="0"/>
        </w:rPr>
        <w:t xml:space="preserve"> mỗi khách hàng được quản lý các thông tin sau đây: tên, địa chỉ, điện thoại, email đăng nhập, mật khẩu. </w:t>
      </w:r>
    </w:p>
    <w:p w:rsidR="00000000" w:rsidDel="00000000" w:rsidP="00000000" w:rsidRDefault="00000000" w:rsidRPr="00000000" w14:paraId="0000017D">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mặt hàng</w:t>
      </w:r>
      <w:r w:rsidDel="00000000" w:rsidR="00000000" w:rsidRPr="00000000">
        <w:rPr>
          <w:rFonts w:ascii="Times New Roman" w:cs="Times New Roman" w:eastAsia="Times New Roman" w:hAnsi="Times New Roman"/>
          <w:sz w:val="26"/>
          <w:szCs w:val="26"/>
          <w:rtl w:val="0"/>
        </w:rPr>
        <w:t xml:space="preserve">: mỗi mặt hàng được quản lý những thông tin: Tên mặt hàng, đơn giá, số lượng, thời gian bảo hành, hình ảnh, mô tả. </w:t>
      </w:r>
    </w:p>
    <w:p w:rsidR="00000000" w:rsidDel="00000000" w:rsidP="00000000" w:rsidRDefault="00000000" w:rsidRPr="00000000" w14:paraId="0000017E">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Quá trình đặt hàng của khách hàng:</w:t>
      </w:r>
      <w:r w:rsidDel="00000000" w:rsidR="00000000" w:rsidRPr="00000000">
        <w:rPr>
          <w:rFonts w:ascii="Times New Roman" w:cs="Times New Roman" w:eastAsia="Times New Roman" w:hAnsi="Times New Roman"/>
          <w:sz w:val="26"/>
          <w:szCs w:val="26"/>
          <w:rtl w:val="0"/>
        </w:rPr>
        <w:t xml:space="preserve"> Khách hàng xem và lựa chọn mặt hàng cần mua. Trong quá trình lựa chọn, khách hàng có thể hỏi hỗ trợ viên, hỗ trợ viên sẽ trực tiếp trao đổi thông tin cùng khách hàng, chịu trách nhiệm hướng dẫn. Sau khi lựa chọn xong, khách hàng sẽ thêm vào giỏ hàng và cập nhật số lượng mua rồi thực hiện thanh toán, gửi đơn hàng. Sau khi gửi đơn hàng thành công, hệ thống sẽ một mail vào tài khoản của khách hàng để khách hàng xác thực, quản lý đơn hàng.</w:t>
      </w:r>
    </w:p>
    <w:p w:rsidR="00000000" w:rsidDel="00000000" w:rsidP="00000000" w:rsidRDefault="00000000" w:rsidRPr="00000000" w14:paraId="0000017F">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là những người có nhu cầu mua sắm hàng hóa. Khác với việc đặt hàng trực tiếp tại cửa hàng, khách hàng phải hoàn toàn tự thao tác thông qua từng bước cụ thể để có thể mua được hàng. Trên mạng, các mặt hàng được sắp xếp và phân theo từng loại mặt hàng giúp cho khách hàng dễ dàng tìm kiếm. Trong hoạt động này, khách hàng chỉ cần chọn một mặt hàng nào đó từ danh mục các mặt hàng thì những thông tin về mặt hàng đó sẽ hiển thị lên màn hình như: hình ảnh, đơn giá, mô tả, ...và bên cạnh là trang liên kết để thêm hàng hóa vào giỏ hàng. Giỏ hàng chứa các thông tin về hàng hóa lẫn số lượng khách mua và hoàn toàn được cập nhật trong giỏ.</w:t>
      </w:r>
    </w:p>
    <w:p w:rsidR="00000000" w:rsidDel="00000000" w:rsidP="00000000" w:rsidRDefault="00000000" w:rsidRPr="00000000" w14:paraId="00000180">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hệ thống:</w:t>
      </w:r>
      <w:r w:rsidDel="00000000" w:rsidR="00000000" w:rsidRPr="00000000">
        <w:rPr>
          <w:rFonts w:ascii="Times New Roman" w:cs="Times New Roman" w:eastAsia="Times New Roman" w:hAnsi="Times New Roman"/>
          <w:sz w:val="26"/>
          <w:szCs w:val="26"/>
          <w:rtl w:val="0"/>
        </w:rPr>
        <w:t xml:space="preserve"> Là người làm chủ hệ thống, có quyền kiểm soát mọi hoạt động của hệ thống. Nhà quản lý được cấp một username và password để đăng nhập vào hệ thống thực hiện những chức năng của mình. Nếu như quá trình đăng nhập thàng công thì nhà quản lý có thể thực hiện những công việc: quản lý cập nhật thông tin các mặt hàng, tiếp nhận đơn đặt hàng, kiểm tra đơn đặt hàng và xử lý đơn đặt hàng. Thống kê các sản phẩm, thống kê khách hàng, thống kê tồn kho, thống kê doanh thu. Thay đổi, thêm mới tin tức, slide hiển thị trên website, thay đổi thứ tự hiển thị danh mục sản phẩm, slide...</w:t>
      </w:r>
    </w:p>
    <w:p w:rsidR="00000000" w:rsidDel="00000000" w:rsidP="00000000" w:rsidRDefault="00000000" w:rsidRPr="00000000" w14:paraId="00000181">
      <w:pPr>
        <w:spacing w:after="200" w:before="120" w:line="312"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Ngoài các chức năng trên thì trang Web phải được thiết kế sao cho dễ hiểu, giao diện mang tính dễ dùng đẹp mắt và làm sao cho khách hàng thấy được thông tin cần tìm, cung cấp các thông tin quảng cáo hấp dẫn, các tin tức khuyến mãi để thu hút khách hàng. Đồng thời trang Web phải luôn đổi mới, hấp dẫn.</w:t>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2"/>
        <w:rPr/>
      </w:pPr>
      <w:bookmarkStart w:colFirst="0" w:colLast="0" w:name="_heading=h.3whwml4" w:id="24"/>
      <w:bookmarkEnd w:id="24"/>
      <w:r w:rsidDel="00000000" w:rsidR="00000000" w:rsidRPr="00000000">
        <w:rPr>
          <w:rtl w:val="0"/>
        </w:rPr>
        <w:t xml:space="preserve">3.2. Phân tích, xác định yêu cầu chức năng hệ thống.</w:t>
      </w:r>
    </w:p>
    <w:p w:rsidR="00000000" w:rsidDel="00000000" w:rsidP="00000000" w:rsidRDefault="00000000" w:rsidRPr="00000000" w14:paraId="00000185">
      <w:pPr>
        <w:pStyle w:val="Heading3"/>
        <w:rPr/>
      </w:pPr>
      <w:bookmarkStart w:colFirst="0" w:colLast="0" w:name="_heading=h.2bn6wsx" w:id="25"/>
      <w:bookmarkEnd w:id="25"/>
      <w:r w:rsidDel="00000000" w:rsidR="00000000" w:rsidRPr="00000000">
        <w:rPr>
          <w:rtl w:val="0"/>
        </w:rPr>
        <w:t xml:space="preserve">3.2.1. Phân tích yêu cầu. </w:t>
      </w:r>
    </w:p>
    <w:p w:rsidR="00000000" w:rsidDel="00000000" w:rsidP="00000000" w:rsidRDefault="00000000" w:rsidRPr="00000000" w14:paraId="00000186">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qua trang chủ bạn có thể lập một tài khoản riêng hoặc dùng tài khoản đã đăng ký truy cập và làm việc theo mục đích của mình trong hệ thống. Hỗ trợ các chức năng phục vụ người quản trị và khách hàng.</w:t>
      </w:r>
    </w:p>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12" w:lineRule="auto"/>
        <w:ind w:left="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có 2 phần: </w:t>
      </w:r>
    </w:p>
    <w:p w:rsidR="00000000" w:rsidDel="00000000" w:rsidP="00000000" w:rsidRDefault="00000000" w:rsidRPr="00000000" w14:paraId="00000188">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nhất : Phần khách hàng </w:t>
      </w:r>
    </w:p>
    <w:p w:rsidR="00000000" w:rsidDel="00000000" w:rsidP="00000000" w:rsidRDefault="00000000" w:rsidRPr="00000000" w14:paraId="00000189">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là những người có nhu cầu mua sắm hàng hóa, họ sẽ tìm kiếm các mặt hàng cần thiết từ hệ thống và đặt mua các mặt hàng này. Vì thế phải có các chức năng sau:</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các mặt hàng của cửa hàng để khách hàng xem, lựa chọn và mua.</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xem các thông tin tin tức mới, khuyến mãi trên trang website.</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khách hàng chọn và đặt hàng thì phải hiện lên đơn hàng để khách hàng có thể nhập thông tin mua hàng và xem hoá đơn mua hàng. </w:t>
      </w:r>
    </w:p>
    <w:p w:rsidR="00000000" w:rsidDel="00000000" w:rsidP="00000000" w:rsidRDefault="00000000" w:rsidRPr="00000000" w14:paraId="0000018D">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hai : Dành cho người quản trị</w:t>
      </w:r>
    </w:p>
    <w:p w:rsidR="00000000" w:rsidDel="00000000" w:rsidP="00000000" w:rsidRDefault="00000000" w:rsidRPr="00000000" w14:paraId="0000018E">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làm chủ ứng dụng có quyền kiềm soát mọi hoạt động của hệ thống. Người này được cấp username và password để đăng nhập hệ thống thực hiện chức năng của mình:</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cập nhật, thêm, sửa, xoá các mặt hàng, loại hàng, nhà sản xuất, tin tức. (phải kiểm soát được hệ thống). Nó đòi hỏi sự chính xác. </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nhận kiểm tra đơn đặt hàng của khách hàng. Hiển thị đơn đặt hàng. </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theo ngày, khoảng thời gian. </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các chức năng trên thì trang Web phải được thiết kế sao cho dễ hiểu, giao diện mang tính dễ dùng đẹp mắt và làm sao cho khách hàng thấy được thông tin cần tìm, cung cấp các thông tin quảng cáo hấp dẫn, các tin tức khuyến mãi để thu hút khách hàng. </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Style w:val="Heading3"/>
        <w:rPr/>
      </w:pPr>
      <w:bookmarkStart w:colFirst="0" w:colLast="0" w:name="_heading=h.qsh70q" w:id="26"/>
      <w:bookmarkEnd w:id="26"/>
      <w:r w:rsidDel="00000000" w:rsidR="00000000" w:rsidRPr="00000000">
        <w:rPr>
          <w:rtl w:val="0"/>
        </w:rPr>
        <w:t xml:space="preserve">3.2.2. Phân tích chức năng </w:t>
      </w:r>
    </w:p>
    <w:p w:rsidR="00000000" w:rsidDel="00000000" w:rsidP="00000000" w:rsidRDefault="00000000" w:rsidRPr="00000000" w14:paraId="00000196">
      <w:pPr>
        <w:pStyle w:val="Heading4"/>
        <w:rPr/>
      </w:pPr>
      <w:r w:rsidDel="00000000" w:rsidR="00000000" w:rsidRPr="00000000">
        <w:rPr>
          <w:rtl w:val="0"/>
        </w:rPr>
        <w:t xml:space="preserve">3.2.2.1. Khách hàng</w:t>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Đăng ký </w:t>
      </w:r>
    </w:p>
    <w:p w:rsidR="00000000" w:rsidDel="00000000" w:rsidP="00000000" w:rsidRDefault="00000000" w:rsidRPr="00000000" w14:paraId="00000199">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khách hàng trở thành thành viên của website. Khi đã trở thành thành viên, họ mới được phép mua hàng. Các thông tin đăng ký bao gồm: </w:t>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(tên tài khoản).</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w:t>
      </w:r>
    </w:p>
    <w:p w:rsidR="00000000" w:rsidDel="00000000" w:rsidP="00000000" w:rsidRDefault="00000000" w:rsidRPr="00000000" w14:paraId="0000019F">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w:t>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phải nhập đầy đủ và chính xác các thông tin theo yêu cầu của hệ thống. Sau khi đã nhấn nút “Đăng ký”, nếu tài khoản đã tồn tại hệ thống sẽ hiển thị thông báo: “Email này đã tồn tại!”. Nếu thông tin đăng ký không đầy đủ hoặc chính xác hệ thống sẽ hiển thị các thông báo lỗi kèm theo. Ngược lại, hệ thống hiển thị thông báo “Đăng ký thành công!”. Sau đó, khách hàng được phép đăng nhập với tài khoản vừa đăng ký.</w:t>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đã đăng ký thành công tài khoản của khách hàng sẽ được lưu trong cơ sở dữ liệu.</w:t>
      </w:r>
    </w:p>
    <w:p w:rsidR="00000000" w:rsidDel="00000000" w:rsidP="00000000" w:rsidRDefault="00000000" w:rsidRPr="00000000" w14:paraId="000001A2">
      <w:pPr>
        <w:spacing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Đăng nhập</w:t>
      </w:r>
    </w:p>
    <w:p w:rsidR="00000000" w:rsidDel="00000000" w:rsidP="00000000" w:rsidRDefault="00000000" w:rsidRPr="00000000" w14:paraId="000001A4">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 này cho phép khách hàng đăng nhập vào hệ thống khi đã có tài khoản. Thông tin đăng nhập gồm có: </w:t>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đăng nhập.</w:t>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w:t>
      </w:r>
    </w:p>
    <w:p w:rsidR="00000000" w:rsidDel="00000000" w:rsidP="00000000" w:rsidRDefault="00000000" w:rsidRPr="00000000" w14:paraId="000001A7">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w:t>
      </w:r>
    </w:p>
    <w:p w:rsidR="00000000" w:rsidDel="00000000" w:rsidP="00000000" w:rsidRDefault="00000000" w:rsidRPr="00000000" w14:paraId="000001A8">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khách hàng  đã nhấn nút “Đăng nhập”, nếu thông tin đăng nhập không chính xác hệ thống sẽ hiển thị thông báo “Tên đăng nhập hoặc mật khẩu sai”. Ngược lại, hệ thống hiển thị thông báo “Đăng nhập thành công”. </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Style w:val="Heading4"/>
        <w:rPr/>
      </w:pPr>
      <w:r w:rsidDel="00000000" w:rsidR="00000000" w:rsidRPr="00000000">
        <w:rPr>
          <w:rtl w:val="0"/>
        </w:rPr>
        <w:t xml:space="preserve">3.2.2.2. Người quản trị </w:t>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Đăng nhập </w:t>
      </w:r>
    </w:p>
    <w:p w:rsidR="00000000" w:rsidDel="00000000" w:rsidP="00000000" w:rsidRDefault="00000000" w:rsidRPr="00000000" w14:paraId="000001AC">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quản trị </w:t>
      </w:r>
    </w:p>
    <w:p w:rsidR="00000000" w:rsidDel="00000000" w:rsidP="00000000" w:rsidRDefault="00000000" w:rsidRPr="00000000" w14:paraId="000001AD">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Quản lý sản phẩm</w:t>
      </w:r>
    </w:p>
    <w:p w:rsidR="00000000" w:rsidDel="00000000" w:rsidP="00000000" w:rsidRDefault="00000000" w:rsidRPr="00000000" w14:paraId="000001B0">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sản phẩm bao gồm: tên sản phẩm, mô tả sản phẩm, hình ảnh, giá, giảm giá, số lượng,...</w:t>
      </w:r>
    </w:p>
    <w:p w:rsidR="00000000" w:rsidDel="00000000" w:rsidP="00000000" w:rsidRDefault="00000000" w:rsidRPr="00000000" w14:paraId="000001B1">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sản phẩm : thêm sản phẩm, sửa sản phẩm, xóa sản phẩm.</w:t>
      </w:r>
    </w:p>
    <w:p w:rsidR="00000000" w:rsidDel="00000000" w:rsidP="00000000" w:rsidRDefault="00000000" w:rsidRPr="00000000" w14:paraId="000001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12" w:lineRule="auto"/>
        <w:ind w:left="284"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Thêm sản phẩm </w:t>
      </w:r>
    </w:p>
    <w:p w:rsidR="00000000" w:rsidDel="00000000" w:rsidP="00000000" w:rsidRDefault="00000000" w:rsidRPr="00000000" w14:paraId="000001B3">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khi có sản phẩm mới người quản lý phải làm công việc nhập thông tin của sản phẩm vào cơ sở dữ liệu. Các thông tin này bao gồm những thông tin trên. Thông tin của sản phẩm sẽ được lưu trữ trong CSDL. </w:t>
      </w:r>
    </w:p>
    <w:p w:rsidR="00000000" w:rsidDel="00000000" w:rsidP="00000000" w:rsidRDefault="00000000" w:rsidRPr="00000000" w14:paraId="000001B4">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w:t>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người quản trị đã nhập thông tin về sản phẩm, thông tin này sẽ được kiểm tra trước khi cập nhật vào CSDL, nếu thông tin đó mà hệ thống kiểm tra là không hợp lệ thì thông tin đó sẽ không được nhập vào CSDL và hệ thống đưa ra thông báo: “Thông tin không hợp lệ” và xác định cụ thể thông tin nào không hợp lệ. Ngược lại, hệ thống đưa ra thông báo “Thêm thành công”. </w:t>
      </w:r>
    </w:p>
    <w:p w:rsidR="00000000" w:rsidDel="00000000" w:rsidP="00000000" w:rsidRDefault="00000000" w:rsidRPr="00000000" w14:paraId="000001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nhập vào CSDL, mỗi sản phẩm sẽ có một mã riêng giúp phân biệt các sản phẩm và dễ dàng cho việc quản lý. Sau mỗi lần cập nhật thông tin sản phẩm mới thì mã sản phẩm tự động tăng. </w:t>
      </w:r>
    </w:p>
    <w:p w:rsidR="00000000" w:rsidDel="00000000" w:rsidP="00000000" w:rsidRDefault="00000000" w:rsidRPr="00000000" w14:paraId="000001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về sản phẩm sẽ được lưu vào CSDL.</w:t>
      </w:r>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284"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Sửa sản phẩm </w:t>
      </w:r>
    </w:p>
    <w:p w:rsidR="00000000" w:rsidDel="00000000" w:rsidP="00000000" w:rsidRDefault="00000000" w:rsidRPr="00000000" w14:paraId="000001B9">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được thực hiện khi thông tin của sản phẩm đã có trong CSDL. </w:t>
      </w:r>
    </w:p>
    <w:p w:rsidR="00000000" w:rsidDel="00000000" w:rsidP="00000000" w:rsidRDefault="00000000" w:rsidRPr="00000000" w14:paraId="000001BA">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thông tin về sản phẩm bị thay đổi (giá bán, chức năng …) nhà quản lý cần sửa lại thông tin và lưu thông tin đó vào CSDL. </w:t>
      </w:r>
    </w:p>
    <w:p w:rsidR="00000000" w:rsidDel="00000000" w:rsidP="00000000" w:rsidRDefault="00000000" w:rsidRPr="00000000" w14:paraId="000001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14"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sửa, người quản lý chọn sản phẩm cần sửa, sau đó sửa lại thông tin rồi nhấn vào nút “Sửa” trên giao diện. Hệ thống kiểm tra thông tin mới nhập, nếu thông tin mới nhập hợp lệ hệ thống đưa ra thông báo “Sửa thành công” đồng thời hệ thống sẽ hiển thị kết quả là một bảng mới đã được cập nhật. </w:t>
      </w:r>
    </w:p>
    <w:p w:rsidR="00000000" w:rsidDel="00000000" w:rsidP="00000000" w:rsidRDefault="00000000" w:rsidRPr="00000000" w14:paraId="000001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284"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Xóa sản phẩm </w:t>
      </w:r>
    </w:p>
    <w:p w:rsidR="00000000" w:rsidDel="00000000" w:rsidP="00000000" w:rsidRDefault="00000000" w:rsidRPr="00000000" w14:paraId="000001BE">
      <w:pPr>
        <w:spacing w:before="120" w:line="312"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cửa hàng không có dự kiến sẽ tiếp tục bán sản phẩm nào đó trên thị trường người quản lý cần xóa thông tin sản phẩm. Trong quá trình xóa, người quản lý chọn sản phẩm cần xóa, sau đó nhấn vào nút “Xóa” trên giao diện. Hệ thống cho phép chọn nhiều sản phẩm để xóa một lúc. Hệ thống sẽ xóa sản phẩm đó trong CSDL và cập nhật lại thông tin lên giao diện. </w:t>
      </w:r>
    </w:p>
    <w:p w:rsidR="00000000" w:rsidDel="00000000" w:rsidP="00000000" w:rsidRDefault="00000000" w:rsidRPr="00000000" w14:paraId="000001BF">
      <w:pPr>
        <w:pStyle w:val="Heading2"/>
        <w:rPr/>
      </w:pPr>
      <w:bookmarkStart w:colFirst="0" w:colLast="0" w:name="_heading=h.3as4poj" w:id="27"/>
      <w:bookmarkEnd w:id="27"/>
      <w:r w:rsidDel="00000000" w:rsidR="00000000" w:rsidRPr="00000000">
        <w:rPr>
          <w:rtl w:val="0"/>
        </w:rPr>
        <w:t xml:space="preserve">3.3. Phân tích dữ liệu hệ thống</w:t>
      </w:r>
    </w:p>
    <w:p w:rsidR="00000000" w:rsidDel="00000000" w:rsidP="00000000" w:rsidRDefault="00000000" w:rsidRPr="00000000" w14:paraId="000001C0">
      <w:pPr>
        <w:pStyle w:val="Heading3"/>
        <w:rPr/>
      </w:pPr>
      <w:bookmarkStart w:colFirst="0" w:colLast="0" w:name="_heading=h.1pxezwc" w:id="28"/>
      <w:bookmarkEnd w:id="28"/>
      <w:r w:rsidDel="00000000" w:rsidR="00000000" w:rsidRPr="00000000">
        <w:rPr>
          <w:rtl w:val="0"/>
        </w:rPr>
        <w:t xml:space="preserve">3.3.1. Các biểu đồ use case</w:t>
      </w:r>
    </w:p>
    <w:p w:rsidR="00000000" w:rsidDel="00000000" w:rsidP="00000000" w:rsidRDefault="00000000" w:rsidRPr="00000000" w14:paraId="000001C1">
      <w:pPr>
        <w:spacing w:after="200"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3.3.1.1. Biểu đồ use case tổng quát</w:t>
      </w:r>
    </w:p>
    <w:p w:rsidR="00000000" w:rsidDel="00000000" w:rsidP="00000000" w:rsidRDefault="00000000" w:rsidRPr="00000000" w14:paraId="000001C2">
      <w:pPr>
        <w:spacing w:after="200" w:before="12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3">
      <w:pPr>
        <w:spacing w:after="20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60720" cy="4675229"/>
            <wp:effectExtent b="0" l="0" r="0" t="0"/>
            <wp:docPr descr="C:\Users\MTlaptop\Documents\Web\Use Case tổng quát1.jpg" id="7" name="image1.jpg"/>
            <a:graphic>
              <a:graphicData uri="http://schemas.openxmlformats.org/drawingml/2006/picture">
                <pic:pic>
                  <pic:nvPicPr>
                    <pic:cNvPr descr="C:\Users\MTlaptop\Documents\Web\Use Case tổng quát1.jpg" id="0" name="image1.jpg"/>
                    <pic:cNvPicPr preferRelativeResize="0"/>
                  </pic:nvPicPr>
                  <pic:blipFill>
                    <a:blip r:embed="rId13"/>
                    <a:srcRect b="0" l="0" r="0" t="0"/>
                    <a:stretch>
                      <a:fillRect/>
                    </a:stretch>
                  </pic:blipFill>
                  <pic:spPr>
                    <a:xfrm>
                      <a:off x="0" y="0"/>
                      <a:ext cx="5760720" cy="467522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 Biểu đồ use case tổng quát.</w:t>
      </w:r>
    </w:p>
    <w:p w:rsidR="00000000" w:rsidDel="00000000" w:rsidP="00000000" w:rsidRDefault="00000000" w:rsidRPr="00000000" w14:paraId="000001C5">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3.3.1.2. Biểu đồ use case </w:t>
      </w:r>
    </w:p>
    <w:p w:rsidR="00000000" w:rsidDel="00000000" w:rsidP="00000000" w:rsidRDefault="00000000" w:rsidRPr="00000000" w14:paraId="000001C6">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7">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8">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Biểu đồ use case </w:t>
      </w:r>
    </w:p>
    <w:p w:rsidR="00000000" w:rsidDel="00000000" w:rsidP="00000000" w:rsidRDefault="00000000" w:rsidRPr="00000000" w14:paraId="000001C9">
      <w:pPr>
        <w:spacing w:after="200" w:before="12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76" w:lineRule="auto"/>
        <w:ind w:left="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tả use case </w:t>
      </w:r>
    </w:p>
    <w:p w:rsidR="00000000" w:rsidDel="00000000" w:rsidP="00000000" w:rsidRDefault="00000000" w:rsidRPr="00000000" w14:paraId="000001CB">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C">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D">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E">
      <w:pPr>
        <w:spacing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1CF">
      <w:pPr>
        <w:spacing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phụ:</w:t>
      </w:r>
    </w:p>
    <w:p w:rsidR="00000000" w:rsidDel="00000000" w:rsidP="00000000" w:rsidRDefault="00000000" w:rsidRPr="00000000" w14:paraId="000001D0">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1">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2">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3">
      <w:pPr>
        <w:pStyle w:val="Heading3"/>
        <w:rPr/>
      </w:pPr>
      <w:bookmarkStart w:colFirst="0" w:colLast="0" w:name="_heading=h.49x2ik5" w:id="29"/>
      <w:bookmarkEnd w:id="29"/>
      <w:r w:rsidDel="00000000" w:rsidR="00000000" w:rsidRPr="00000000">
        <w:rPr>
          <w:rtl w:val="0"/>
        </w:rPr>
        <w:t xml:space="preserve">3.3.2. Các biểu đồ tuần tự</w:t>
      </w:r>
    </w:p>
    <w:p w:rsidR="00000000" w:rsidDel="00000000" w:rsidP="00000000" w:rsidRDefault="00000000" w:rsidRPr="00000000" w14:paraId="000001D4">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3.3.2.1. Biểu đồ tuần tự đăng kí</w:t>
      </w:r>
    </w:p>
    <w:p w:rsidR="00000000" w:rsidDel="00000000" w:rsidP="00000000" w:rsidRDefault="00000000" w:rsidRPr="00000000" w14:paraId="000001D5">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6">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7">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3.20: Biểu đồ tuần tự đăng nhập tác nhân khách hàng.</w:t>
      </w:r>
    </w:p>
    <w:p w:rsidR="00000000" w:rsidDel="00000000" w:rsidP="00000000" w:rsidRDefault="00000000" w:rsidRPr="00000000" w14:paraId="000001D8">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9">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A">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B">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C">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D">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3.3.2.2. Biểu đồ tuần tự đăng nhập</w:t>
      </w:r>
    </w:p>
    <w:p w:rsidR="00000000" w:rsidDel="00000000" w:rsidP="00000000" w:rsidRDefault="00000000" w:rsidRPr="00000000" w14:paraId="000001DE">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F">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0">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3.21: Biểu đồ tuần tự đăng nhập tác nhân khách hàng.</w:t>
      </w:r>
    </w:p>
    <w:p w:rsidR="00000000" w:rsidDel="00000000" w:rsidP="00000000" w:rsidRDefault="00000000" w:rsidRPr="00000000" w14:paraId="000001E1">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2">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3">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3.22: Biểu đồ tuần tự đăng nhập tác nhân quản trị viên.</w:t>
      </w:r>
      <w:r w:rsidDel="00000000" w:rsidR="00000000" w:rsidRPr="00000000">
        <w:rPr>
          <w:rtl w:val="0"/>
        </w:rPr>
      </w:r>
    </w:p>
    <w:p w:rsidR="00000000" w:rsidDel="00000000" w:rsidP="00000000" w:rsidRDefault="00000000" w:rsidRPr="00000000" w14:paraId="000001E4">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5">
      <w:pPr>
        <w:pStyle w:val="Heading3"/>
        <w:rPr/>
      </w:pPr>
      <w:bookmarkStart w:colFirst="0" w:colLast="0" w:name="_heading=h.2p2csry" w:id="30"/>
      <w:bookmarkEnd w:id="30"/>
      <w:r w:rsidDel="00000000" w:rsidR="00000000" w:rsidRPr="00000000">
        <w:rPr>
          <w:rtl w:val="0"/>
        </w:rPr>
        <w:t xml:space="preserve">3.3.3. Các biểu đồ trạng thái</w:t>
      </w:r>
    </w:p>
    <w:p w:rsidR="00000000" w:rsidDel="00000000" w:rsidP="00000000" w:rsidRDefault="00000000" w:rsidRPr="00000000" w14:paraId="000001E6">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3.3.3.1. Biểu đồ trạng thái giỏ hàng</w:t>
      </w:r>
    </w:p>
    <w:p w:rsidR="00000000" w:rsidDel="00000000" w:rsidP="00000000" w:rsidRDefault="00000000" w:rsidRPr="00000000" w14:paraId="000001E7">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8">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3.37: Biểu đồ trạng thái giỏ hàng.</w:t>
      </w:r>
      <w:r w:rsidDel="00000000" w:rsidR="00000000" w:rsidRPr="00000000">
        <w:rPr>
          <w:rtl w:val="0"/>
        </w:rPr>
      </w:r>
    </w:p>
    <w:p w:rsidR="00000000" w:rsidDel="00000000" w:rsidP="00000000" w:rsidRDefault="00000000" w:rsidRPr="00000000" w14:paraId="000001E9">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A">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3.3.3.2. Biểu đồ trạng thái đơn hàng</w:t>
      </w:r>
    </w:p>
    <w:p w:rsidR="00000000" w:rsidDel="00000000" w:rsidP="00000000" w:rsidRDefault="00000000" w:rsidRPr="00000000" w14:paraId="000001EB">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C">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3.38: Biểu đồ trạng thái đơn hàng.</w:t>
      </w:r>
      <w:r w:rsidDel="00000000" w:rsidR="00000000" w:rsidRPr="00000000">
        <w:rPr>
          <w:rtl w:val="0"/>
        </w:rPr>
      </w:r>
    </w:p>
    <w:p w:rsidR="00000000" w:rsidDel="00000000" w:rsidP="00000000" w:rsidRDefault="00000000" w:rsidRPr="00000000" w14:paraId="000001ED">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E">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3.3.3.3. Biểu đồ trạng thái giao dịch</w:t>
      </w:r>
    </w:p>
    <w:p w:rsidR="00000000" w:rsidDel="00000000" w:rsidP="00000000" w:rsidRDefault="00000000" w:rsidRPr="00000000" w14:paraId="000001EF">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0">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3.39: Biểu đồ trạng thái giao dịch.</w:t>
      </w:r>
      <w:r w:rsidDel="00000000" w:rsidR="00000000" w:rsidRPr="00000000">
        <w:rPr>
          <w:rtl w:val="0"/>
        </w:rPr>
      </w:r>
    </w:p>
    <w:p w:rsidR="00000000" w:rsidDel="00000000" w:rsidP="00000000" w:rsidRDefault="00000000" w:rsidRPr="00000000" w14:paraId="000001F1">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2">
      <w:pPr>
        <w:pStyle w:val="Heading3"/>
        <w:rPr/>
      </w:pPr>
      <w:bookmarkStart w:colFirst="0" w:colLast="0" w:name="_heading=h.147n2zr" w:id="31"/>
      <w:bookmarkEnd w:id="31"/>
      <w:r w:rsidDel="00000000" w:rsidR="00000000" w:rsidRPr="00000000">
        <w:rPr>
          <w:rtl w:val="0"/>
        </w:rPr>
        <w:t xml:space="preserve">3.3.4. Các biểu đồ hoạt động</w:t>
      </w:r>
    </w:p>
    <w:p w:rsidR="00000000" w:rsidDel="00000000" w:rsidP="00000000" w:rsidRDefault="00000000" w:rsidRPr="00000000" w14:paraId="000001F3">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3.3.4.1. Biểu đồ hoạt động đăng nhập</w:t>
      </w:r>
    </w:p>
    <w:p w:rsidR="00000000" w:rsidDel="00000000" w:rsidP="00000000" w:rsidRDefault="00000000" w:rsidRPr="00000000" w14:paraId="000001F4">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5">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3.40: Biểu đồ hoạt động đăng nhập.</w:t>
      </w:r>
      <w:r w:rsidDel="00000000" w:rsidR="00000000" w:rsidRPr="00000000">
        <w:rPr>
          <w:rtl w:val="0"/>
        </w:rPr>
      </w:r>
    </w:p>
    <w:p w:rsidR="00000000" w:rsidDel="00000000" w:rsidP="00000000" w:rsidRDefault="00000000" w:rsidRPr="00000000" w14:paraId="000001F6">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7">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3.3.4.2. Biểu đồ hoạt động quản lý giỏ hàng</w:t>
      </w:r>
    </w:p>
    <w:p w:rsidR="00000000" w:rsidDel="00000000" w:rsidP="00000000" w:rsidRDefault="00000000" w:rsidRPr="00000000" w14:paraId="000001F8">
      <w:pPr>
        <w:spacing w:after="20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9">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3.41: Biểu đồ hoạt động quản lý giỏ hàng.</w:t>
      </w:r>
      <w:r w:rsidDel="00000000" w:rsidR="00000000" w:rsidRPr="00000000">
        <w:rPr>
          <w:rtl w:val="0"/>
        </w:rPr>
      </w:r>
    </w:p>
    <w:p w:rsidR="00000000" w:rsidDel="00000000" w:rsidP="00000000" w:rsidRDefault="00000000" w:rsidRPr="00000000" w14:paraId="000001FA">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3.3.5. Biểu đồ lớp chi tiết</w:t>
      </w:r>
    </w:p>
    <w:p w:rsidR="00000000" w:rsidDel="00000000" w:rsidP="00000000" w:rsidRDefault="00000000" w:rsidRPr="00000000" w14:paraId="000001FB">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C">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3.44: Biểu đồ lớp chi tiết.</w:t>
      </w:r>
      <w:r w:rsidDel="00000000" w:rsidR="00000000" w:rsidRPr="00000000">
        <w:rPr>
          <w:rtl w:val="0"/>
        </w:rPr>
      </w:r>
    </w:p>
    <w:p w:rsidR="00000000" w:rsidDel="00000000" w:rsidP="00000000" w:rsidRDefault="00000000" w:rsidRPr="00000000" w14:paraId="000001FD">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E">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F">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0">
      <w:pPr>
        <w:spacing w:after="200"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1">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2">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jc w:val="center"/>
        <w:rPr/>
      </w:pPr>
      <w:bookmarkStart w:colFirst="0" w:colLast="0" w:name="_heading=h.3o7alnk" w:id="32"/>
      <w:bookmarkEnd w:id="32"/>
      <w:r w:rsidDel="00000000" w:rsidR="00000000" w:rsidRPr="00000000">
        <w:rPr>
          <w:rtl w:val="0"/>
        </w:rPr>
        <w:t xml:space="preserve">CHƯƠNG 4: THIẾT KẾ HỆ THỐNG</w:t>
      </w:r>
    </w:p>
    <w:p w:rsidR="00000000" w:rsidDel="00000000" w:rsidP="00000000" w:rsidRDefault="00000000" w:rsidRPr="00000000" w14:paraId="00000204">
      <w:pPr>
        <w:pStyle w:val="Heading2"/>
        <w:rPr/>
      </w:pPr>
      <w:bookmarkStart w:colFirst="0" w:colLast="0" w:name="_heading=h.23ckvvd" w:id="33"/>
      <w:bookmarkEnd w:id="33"/>
      <w:r w:rsidDel="00000000" w:rsidR="00000000" w:rsidRPr="00000000">
        <w:rPr>
          <w:rtl w:val="0"/>
        </w:rPr>
        <w:t xml:space="preserve">4.1. Thiết kế, xây dựng cơ sở dữ liệu</w:t>
      </w:r>
    </w:p>
    <w:p w:rsidR="00000000" w:rsidDel="00000000" w:rsidP="00000000" w:rsidRDefault="00000000" w:rsidRPr="00000000" w14:paraId="00000205">
      <w:pPr>
        <w:spacing w:after="200" w:before="12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một hệ thống đạt yêu cầu thì không thể bỏ qua được việc thiết kế cơ sở dữ liệu. Thiết kế thế nào cho hợp lý, cho đúng yêu cầu của hệ thống. Mục này sẽ đi sâu vào việc vạch ra một hệ thống cơ sở dữ liệu phục vục cho thiết kế.</w:t>
      </w:r>
    </w:p>
    <w:p w:rsidR="00000000" w:rsidDel="00000000" w:rsidP="00000000" w:rsidRDefault="00000000" w:rsidRPr="00000000" w14:paraId="00000206">
      <w:pPr>
        <w:pStyle w:val="Heading3"/>
        <w:rPr/>
      </w:pPr>
      <w:bookmarkStart w:colFirst="0" w:colLast="0" w:name="_heading=h.ihv636" w:id="34"/>
      <w:bookmarkEnd w:id="34"/>
      <w:r w:rsidDel="00000000" w:rsidR="00000000" w:rsidRPr="00000000">
        <w:rPr>
          <w:rtl w:val="0"/>
        </w:rPr>
        <w:t xml:space="preserve">4.1.1. Danh sách các bảng dữ liệu</w:t>
      </w:r>
    </w:p>
    <w:p w:rsidR="00000000" w:rsidDel="00000000" w:rsidP="00000000" w:rsidRDefault="00000000" w:rsidRPr="00000000" w14:paraId="00000207">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4.1: Danh sách các bảng dữ liệu.</w:t>
      </w:r>
      <w:r w:rsidDel="00000000" w:rsidR="00000000" w:rsidRPr="00000000">
        <w:rPr>
          <w:rtl w:val="0"/>
        </w:rPr>
      </w:r>
    </w:p>
    <w:tbl>
      <w:tblPr>
        <w:tblStyle w:val="Table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2800"/>
        <w:gridCol w:w="5455"/>
        <w:tblGridChange w:id="0">
          <w:tblGrid>
            <w:gridCol w:w="925"/>
            <w:gridCol w:w="2800"/>
            <w:gridCol w:w="5455"/>
          </w:tblGrid>
        </w:tblGridChange>
      </w:tblGrid>
      <w:tr>
        <w:trPr>
          <w:cantSplit w:val="0"/>
          <w:trHeight w:val="479" w:hRule="atLeast"/>
          <w:tblHeader w:val="0"/>
        </w:trPr>
        <w:tc>
          <w:tcPr>
            <w:shd w:fill="4f81bd" w:val="clear"/>
          </w:tcPr>
          <w:p w:rsidR="00000000" w:rsidDel="00000000" w:rsidP="00000000" w:rsidRDefault="00000000" w:rsidRPr="00000000" w14:paraId="00000208">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4f81bd" w:val="clear"/>
          </w:tcPr>
          <w:p w:rsidR="00000000" w:rsidDel="00000000" w:rsidP="00000000" w:rsidRDefault="00000000" w:rsidRPr="00000000" w14:paraId="00000209">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2"/>
                <w:szCs w:val="32"/>
                <w:rtl w:val="0"/>
              </w:rPr>
              <w:t xml:space="preserve">Tên bảng</w:t>
            </w:r>
            <w:r w:rsidDel="00000000" w:rsidR="00000000" w:rsidRPr="00000000">
              <w:rPr>
                <w:rtl w:val="0"/>
              </w:rPr>
            </w:r>
          </w:p>
        </w:tc>
        <w:tc>
          <w:tcPr>
            <w:shd w:fill="4f81bd" w:val="clear"/>
          </w:tcPr>
          <w:p w:rsidR="00000000" w:rsidDel="00000000" w:rsidP="00000000" w:rsidRDefault="00000000" w:rsidRPr="00000000" w14:paraId="0000020A">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r>
      <w:tr>
        <w:trPr>
          <w:cantSplit w:val="0"/>
          <w:trHeight w:val="554" w:hRule="atLeast"/>
          <w:tblHeader w:val="0"/>
        </w:trPr>
        <w:tc>
          <w:tcPr/>
          <w:p w:rsidR="00000000" w:rsidDel="00000000" w:rsidP="00000000" w:rsidRDefault="00000000" w:rsidRPr="00000000" w14:paraId="0000020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0C">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0D">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20E">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0F">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0">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211">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12">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3">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214">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15">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6">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217">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18">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9">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21A">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1B">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C">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bottom w:color="000000" w:space="0" w:sz="4" w:val="single"/>
            </w:tcBorders>
          </w:tcPr>
          <w:p w:rsidR="00000000" w:rsidDel="00000000" w:rsidP="00000000" w:rsidRDefault="00000000" w:rsidRPr="00000000" w14:paraId="0000021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21E">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F">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bottom w:color="000000" w:space="0" w:sz="4" w:val="single"/>
            </w:tcBorders>
          </w:tcPr>
          <w:p w:rsidR="00000000" w:rsidDel="00000000" w:rsidP="00000000" w:rsidRDefault="00000000" w:rsidRPr="00000000" w14:paraId="0000022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21">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2">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bottom w:color="000000" w:space="0" w:sz="4" w:val="single"/>
            </w:tcBorders>
          </w:tcPr>
          <w:p w:rsidR="00000000" w:rsidDel="00000000" w:rsidP="00000000" w:rsidRDefault="00000000" w:rsidRPr="00000000" w14:paraId="00000223">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224">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5">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bottom w:color="000000" w:space="0" w:sz="4" w:val="single"/>
            </w:tcBorders>
          </w:tcPr>
          <w:p w:rsidR="00000000" w:rsidDel="00000000" w:rsidP="00000000" w:rsidRDefault="00000000" w:rsidRPr="00000000" w14:paraId="0000022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227">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8">
            <w:pPr>
              <w:spacing w:before="12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29">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spacing w:before="120" w:lineRule="auto"/>
        <w:jc w:val="both"/>
        <w:rPr>
          <w:rFonts w:ascii="Times New Roman" w:cs="Times New Roman" w:eastAsia="Times New Roman" w:hAnsi="Times New Roman"/>
          <w:b w:val="1"/>
          <w:bCs w:val="1"/>
          <w:sz w:val="26"/>
          <w:szCs w:val="26"/>
        </w:rPr>
      </w:pPr>
      <w:bookmarkStart w:colFirst="0" w:colLast="0" w:name="_heading=h.32hioqz" w:id="35"/>
      <w:bookmarkEnd w:id="35"/>
      <w:r w:rsidDel="00000000" w:rsidR="00000000" w:rsidRPr="00000000">
        <w:rPr>
          <w:rFonts w:ascii="Times New Roman" w:cs="Times New Roman" w:eastAsia="Times New Roman" w:hAnsi="Times New Roman"/>
          <w:b w:val="1"/>
          <w:bCs w:val="1"/>
          <w:sz w:val="26"/>
          <w:szCs w:val="26"/>
          <w:rtl w:val="0"/>
        </w:rPr>
        <w:t xml:space="preserve">4.1.2. Bảng </w:t>
      </w:r>
    </w:p>
    <w:p w:rsidR="00000000" w:rsidDel="00000000" w:rsidP="00000000" w:rsidRDefault="00000000" w:rsidRPr="00000000" w14:paraId="0000022B">
      <w:pPr>
        <w:spacing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4.2: Bảng</w:t>
      </w: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1984"/>
        <w:gridCol w:w="2127"/>
        <w:gridCol w:w="1701"/>
        <w:gridCol w:w="2409"/>
        <w:tblGridChange w:id="0">
          <w:tblGrid>
            <w:gridCol w:w="959"/>
            <w:gridCol w:w="1984"/>
            <w:gridCol w:w="2127"/>
            <w:gridCol w:w="1701"/>
            <w:gridCol w:w="2409"/>
          </w:tblGrid>
        </w:tblGridChange>
      </w:tblGrid>
      <w:tr>
        <w:trPr>
          <w:cantSplit w:val="0"/>
          <w:trHeight w:val="656" w:hRule="atLeast"/>
          <w:tblHeader w:val="0"/>
        </w:trPr>
        <w:tc>
          <w:tcPr>
            <w:shd w:fill="4f81bd" w:val="clear"/>
          </w:tcPr>
          <w:p w:rsidR="00000000" w:rsidDel="00000000" w:rsidP="00000000" w:rsidRDefault="00000000" w:rsidRPr="00000000" w14:paraId="0000022C">
            <w:pPr>
              <w:tabs>
                <w:tab w:val="center" w:leader="none" w:pos="371"/>
              </w:tabs>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4f81bd" w:val="clear"/>
          </w:tcPr>
          <w:p w:rsidR="00000000" w:rsidDel="00000000" w:rsidP="00000000" w:rsidRDefault="00000000" w:rsidRPr="00000000" w14:paraId="0000022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w:t>
            </w:r>
          </w:p>
        </w:tc>
        <w:tc>
          <w:tcPr>
            <w:shd w:fill="4f81bd" w:val="clear"/>
          </w:tcPr>
          <w:p w:rsidR="00000000" w:rsidDel="00000000" w:rsidP="00000000" w:rsidRDefault="00000000" w:rsidRPr="00000000" w14:paraId="0000022E">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Kiêu dữ liệu</w:t>
            </w:r>
          </w:p>
        </w:tc>
        <w:tc>
          <w:tcPr>
            <w:shd w:fill="4f81bd" w:val="clear"/>
          </w:tcPr>
          <w:p w:rsidR="00000000" w:rsidDel="00000000" w:rsidP="00000000" w:rsidRDefault="00000000" w:rsidRPr="00000000" w14:paraId="0000022F">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w:t>
            </w:r>
          </w:p>
        </w:tc>
        <w:tc>
          <w:tcPr>
            <w:shd w:fill="4f81bd" w:val="clear"/>
          </w:tcPr>
          <w:p w:rsidR="00000000" w:rsidDel="00000000" w:rsidP="00000000" w:rsidRDefault="00000000" w:rsidRPr="00000000" w14:paraId="0000023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r>
      <w:tr>
        <w:trPr>
          <w:cantSplit w:val="0"/>
          <w:trHeight w:val="551" w:hRule="atLeast"/>
          <w:tblHeader w:val="0"/>
        </w:trPr>
        <w:tc>
          <w:tcPr/>
          <w:p w:rsidR="00000000" w:rsidDel="00000000" w:rsidP="00000000" w:rsidRDefault="00000000" w:rsidRPr="00000000" w14:paraId="00000231">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32">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3">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4">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5">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3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37">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8">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9">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A">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3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3C">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D">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E">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F">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4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41">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2">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3">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4">
            <w:pPr>
              <w:spacing w:before="12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45">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46">
      <w:pPr>
        <w:spacing w:before="120" w:lineRule="auto"/>
        <w:jc w:val="both"/>
        <w:rPr>
          <w:rFonts w:ascii="Times New Roman" w:cs="Times New Roman" w:eastAsia="Times New Roman" w:hAnsi="Times New Roman"/>
          <w:b w:val="1"/>
          <w:bCs w:val="1"/>
          <w:sz w:val="26"/>
          <w:szCs w:val="26"/>
        </w:rPr>
      </w:pPr>
      <w:bookmarkStart w:colFirst="0" w:colLast="0" w:name="_heading=h.1hmsyys" w:id="36"/>
      <w:bookmarkEnd w:id="36"/>
      <w:r w:rsidDel="00000000" w:rsidR="00000000" w:rsidRPr="00000000">
        <w:rPr>
          <w:rFonts w:ascii="Times New Roman" w:cs="Times New Roman" w:eastAsia="Times New Roman" w:hAnsi="Times New Roman"/>
          <w:b w:val="1"/>
          <w:bCs w:val="1"/>
          <w:sz w:val="26"/>
          <w:szCs w:val="26"/>
          <w:rtl w:val="0"/>
        </w:rPr>
        <w:t xml:space="preserve">4.1.3. Bảng </w:t>
      </w:r>
    </w:p>
    <w:p w:rsidR="00000000" w:rsidDel="00000000" w:rsidP="00000000" w:rsidRDefault="00000000" w:rsidRPr="00000000" w14:paraId="00000247">
      <w:pPr>
        <w:spacing w:after="200" w:before="12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4.3: Bảng</w:t>
      </w:r>
      <w:r w:rsidDel="00000000" w:rsidR="00000000" w:rsidRPr="00000000">
        <w:rPr>
          <w:rtl w:val="0"/>
        </w:rPr>
      </w:r>
    </w:p>
    <w:tbl>
      <w:tblPr>
        <w:tblStyle w:val="Table4"/>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1984"/>
        <w:gridCol w:w="2127"/>
        <w:gridCol w:w="1701"/>
        <w:gridCol w:w="2551"/>
        <w:tblGridChange w:id="0">
          <w:tblGrid>
            <w:gridCol w:w="959"/>
            <w:gridCol w:w="1984"/>
            <w:gridCol w:w="2127"/>
            <w:gridCol w:w="1701"/>
            <w:gridCol w:w="2551"/>
          </w:tblGrid>
        </w:tblGridChange>
      </w:tblGrid>
      <w:tr>
        <w:trPr>
          <w:cantSplit w:val="0"/>
          <w:trHeight w:val="656" w:hRule="atLeast"/>
          <w:tblHeader w:val="0"/>
        </w:trPr>
        <w:tc>
          <w:tcPr>
            <w:shd w:fill="4f81bd" w:val="clear"/>
          </w:tcPr>
          <w:p w:rsidR="00000000" w:rsidDel="00000000" w:rsidP="00000000" w:rsidRDefault="00000000" w:rsidRPr="00000000" w14:paraId="00000248">
            <w:pPr>
              <w:tabs>
                <w:tab w:val="center" w:leader="none" w:pos="371"/>
              </w:tabs>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4f81bd" w:val="clear"/>
          </w:tcPr>
          <w:p w:rsidR="00000000" w:rsidDel="00000000" w:rsidP="00000000" w:rsidRDefault="00000000" w:rsidRPr="00000000" w14:paraId="00000249">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w:t>
            </w:r>
          </w:p>
        </w:tc>
        <w:tc>
          <w:tcPr>
            <w:shd w:fill="4f81bd" w:val="clear"/>
          </w:tcPr>
          <w:p w:rsidR="00000000" w:rsidDel="00000000" w:rsidP="00000000" w:rsidRDefault="00000000" w:rsidRPr="00000000" w14:paraId="0000024A">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Kiêu dữ liệu</w:t>
            </w:r>
          </w:p>
        </w:tc>
        <w:tc>
          <w:tcPr>
            <w:shd w:fill="4f81bd" w:val="clear"/>
          </w:tcPr>
          <w:p w:rsidR="00000000" w:rsidDel="00000000" w:rsidP="00000000" w:rsidRDefault="00000000" w:rsidRPr="00000000" w14:paraId="0000024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w:t>
            </w:r>
          </w:p>
        </w:tc>
        <w:tc>
          <w:tcPr>
            <w:shd w:fill="4f81bd" w:val="clear"/>
          </w:tcPr>
          <w:p w:rsidR="00000000" w:rsidDel="00000000" w:rsidP="00000000" w:rsidRDefault="00000000" w:rsidRPr="00000000" w14:paraId="0000024C">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r>
      <w:tr>
        <w:trPr>
          <w:cantSplit w:val="0"/>
          <w:trHeight w:val="551" w:hRule="atLeast"/>
          <w:tblHeader w:val="0"/>
        </w:trPr>
        <w:tc>
          <w:tcPr/>
          <w:p w:rsidR="00000000" w:rsidDel="00000000" w:rsidP="00000000" w:rsidRDefault="00000000" w:rsidRPr="00000000" w14:paraId="0000024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4E">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F">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0">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1">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52">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53">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4">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5">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6">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57">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58">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9">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A">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B">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5C">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5D">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E">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F">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0">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61">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62">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3">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4">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5">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6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67">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8">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9">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A">
            <w:pPr>
              <w:spacing w:before="12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26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26C">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D">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E">
            <w:pPr>
              <w:spacing w:before="12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F">
            <w:pPr>
              <w:spacing w:before="12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70">
      <w:pPr>
        <w:spacing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pStyle w:val="Heading2"/>
        <w:rPr/>
      </w:pPr>
      <w:bookmarkStart w:colFirst="0" w:colLast="0" w:name="_heading=h.41mghml" w:id="37"/>
      <w:bookmarkEnd w:id="37"/>
      <w:r w:rsidDel="00000000" w:rsidR="00000000" w:rsidRPr="00000000">
        <w:rPr>
          <w:rtl w:val="0"/>
        </w:rPr>
        <w:t xml:space="preserve">4.2. Thiết kế giao diện website</w:t>
      </w:r>
    </w:p>
    <w:p w:rsidR="00000000" w:rsidDel="00000000" w:rsidP="00000000" w:rsidRDefault="00000000" w:rsidRPr="00000000" w14:paraId="00000272">
      <w:pPr>
        <w:pStyle w:val="Heading3"/>
        <w:rPr/>
      </w:pPr>
      <w:bookmarkStart w:colFirst="0" w:colLast="0" w:name="_heading=h.2grqrue" w:id="38"/>
      <w:bookmarkEnd w:id="38"/>
      <w:r w:rsidDel="00000000" w:rsidR="00000000" w:rsidRPr="00000000">
        <w:rPr>
          <w:rtl w:val="0"/>
        </w:rPr>
        <w:t xml:space="preserve">4.2.1. Giao diện trang khách hàng</w:t>
      </w:r>
    </w:p>
    <w:p w:rsidR="00000000" w:rsidDel="00000000" w:rsidP="00000000" w:rsidRDefault="00000000" w:rsidRPr="00000000" w14:paraId="00000273">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4.2.1.1 Giao diện trang chủ</w:t>
      </w:r>
    </w:p>
    <w:p w:rsidR="00000000" w:rsidDel="00000000" w:rsidP="00000000" w:rsidRDefault="00000000" w:rsidRPr="00000000" w14:paraId="0000027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5">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4.12: Giao diện trang chủ.</w:t>
      </w:r>
    </w:p>
    <w:p w:rsidR="00000000" w:rsidDel="00000000" w:rsidP="00000000" w:rsidRDefault="00000000" w:rsidRPr="00000000" w14:paraId="00000276">
      <w:pPr>
        <w:spacing w:after="200" w:before="12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77">
      <w:pPr>
        <w:spacing w:after="200" w:before="12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4.2.1.2.Giao diện trang sản phẩm</w:t>
      </w:r>
    </w:p>
    <w:p w:rsidR="00000000" w:rsidDel="00000000" w:rsidP="00000000" w:rsidRDefault="00000000" w:rsidRPr="00000000" w14:paraId="00000278">
      <w:pPr>
        <w:spacing w:after="200" w:before="12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79">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4.13: Giao diện trang sản phẩm.</w:t>
      </w:r>
    </w:p>
    <w:p w:rsidR="00000000" w:rsidDel="00000000" w:rsidP="00000000" w:rsidRDefault="00000000" w:rsidRPr="00000000" w14:paraId="0000027A">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B">
      <w:pPr>
        <w:spacing w:after="200" w:before="12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4.2.1.3.Giao diện trang chi tiết sản phẩm</w:t>
      </w:r>
    </w:p>
    <w:p w:rsidR="00000000" w:rsidDel="00000000" w:rsidP="00000000" w:rsidRDefault="00000000" w:rsidRPr="00000000" w14:paraId="0000027C">
      <w:pPr>
        <w:spacing w:after="200" w:before="12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7D">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4.14: Giao diện trang chi tiết sản phẩm.</w:t>
      </w:r>
    </w:p>
    <w:p w:rsidR="00000000" w:rsidDel="00000000" w:rsidP="00000000" w:rsidRDefault="00000000" w:rsidRPr="00000000" w14:paraId="0000027E">
      <w:pPr>
        <w:pStyle w:val="Heading3"/>
        <w:rPr/>
      </w:pPr>
      <w:bookmarkStart w:colFirst="0" w:colLast="0" w:name="_heading=h.vx1227" w:id="39"/>
      <w:bookmarkEnd w:id="39"/>
      <w:r w:rsidDel="00000000" w:rsidR="00000000" w:rsidRPr="00000000">
        <w:rPr>
          <w:rtl w:val="0"/>
        </w:rPr>
        <w:t xml:space="preserve">4.2.2. Giao diện trang quản trị</w:t>
      </w:r>
    </w:p>
    <w:p w:rsidR="00000000" w:rsidDel="00000000" w:rsidP="00000000" w:rsidRDefault="00000000" w:rsidRPr="00000000" w14:paraId="0000027F">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4.2.2.1. Giao diện đăng nhập trang quản trị</w:t>
      </w:r>
    </w:p>
    <w:p w:rsidR="00000000" w:rsidDel="00000000" w:rsidP="00000000" w:rsidRDefault="00000000" w:rsidRPr="00000000" w14:paraId="00000280">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1">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4.17: Giao diện đăng nhập trang quản trị.</w:t>
      </w:r>
    </w:p>
    <w:p w:rsidR="00000000" w:rsidDel="00000000" w:rsidP="00000000" w:rsidRDefault="00000000" w:rsidRPr="00000000" w14:paraId="00000282">
      <w:pPr>
        <w:spacing w:after="20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3">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4.2.2.2. Giao diện trang quản lý sản phẩm</w:t>
      </w:r>
    </w:p>
    <w:p w:rsidR="00000000" w:rsidDel="00000000" w:rsidP="00000000" w:rsidRDefault="00000000" w:rsidRPr="00000000" w14:paraId="00000284">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5">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4.18: Giao diện trang quản lý sản phẩm.</w:t>
      </w:r>
    </w:p>
    <w:p w:rsidR="00000000" w:rsidDel="00000000" w:rsidP="00000000" w:rsidRDefault="00000000" w:rsidRPr="00000000" w14:paraId="00000286">
      <w:pPr>
        <w:spacing w:after="20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4.2.2.3. Giao diện trang quản lý danh mục sản phẩm</w:t>
      </w:r>
    </w:p>
    <w:p w:rsidR="00000000" w:rsidDel="00000000" w:rsidP="00000000" w:rsidRDefault="00000000" w:rsidRPr="00000000" w14:paraId="00000287">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8">
      <w:pPr>
        <w:spacing w:after="200"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4.19: Giao diện trang quản lý danh mục sản phẩm.</w:t>
      </w:r>
    </w:p>
    <w:p w:rsidR="00000000" w:rsidDel="00000000" w:rsidP="00000000" w:rsidRDefault="00000000" w:rsidRPr="00000000" w14:paraId="00000289">
      <w:pPr>
        <w:keepNext w:val="0"/>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1"/>
          <w:strike w:val="0"/>
          <w:color w:val="000000"/>
          <w:sz w:val="26"/>
          <w:szCs w:val="26"/>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KẾT LUẬN</w:t>
      </w:r>
      <w:r w:rsidDel="00000000" w:rsidR="00000000" w:rsidRPr="00000000">
        <w:rPr>
          <w:rFonts w:ascii="Times New Roman" w:cs="Times New Roman" w:eastAsia="Times New Roman" w:hAnsi="Times New Roman"/>
          <w:b w:val="1"/>
          <w:bCs w:val="1"/>
          <w:i w:val="0"/>
          <w:iCs w:val="0"/>
          <w:smallCaps w:val="1"/>
          <w:strike w:val="0"/>
          <w:color w:val="ff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VÀ HƯỚNG PHÁT TRIỂN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việc thực hiện đề tài “Xây dựng Website quản lý bán hàng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6" w:lineRule="auto"/>
        <w:ind w:left="0" w:right="0" w:firstLine="56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nghiên cứu phát triển website: </w:t>
      </w:r>
    </w:p>
    <w:p w:rsidR="00000000" w:rsidDel="00000000" w:rsidP="00000000" w:rsidRDefault="00000000" w:rsidRPr="00000000" w14:paraId="0000028E">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F">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0">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1">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2">
      <w:pPr>
        <w:spacing w:before="12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3">
      <w:pPr>
        <w:spacing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4">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jc w:val="center"/>
        <w:rPr/>
      </w:pPr>
      <w:bookmarkStart w:colFirst="0" w:colLast="0" w:name="_heading=h.1v1yuxt" w:id="41"/>
      <w:bookmarkEnd w:id="41"/>
      <w:r w:rsidDel="00000000" w:rsidR="00000000" w:rsidRPr="00000000">
        <w:rPr>
          <w:rtl w:val="0"/>
        </w:rPr>
        <w:t xml:space="preserve">TÀI LIỆU THAM KHẢO</w:t>
      </w:r>
    </w:p>
    <w:p w:rsidR="00000000" w:rsidDel="00000000" w:rsidP="00000000" w:rsidRDefault="00000000" w:rsidRPr="00000000" w14:paraId="00000296">
      <w:pPr>
        <w:spacing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w:t>
      </w:r>
    </w:p>
    <w:p w:rsidR="00000000" w:rsidDel="00000000" w:rsidP="00000000" w:rsidRDefault="00000000" w:rsidRPr="00000000" w14:paraId="00000297">
      <w:pPr>
        <w:spacing w:before="120" w:lineRule="auto"/>
        <w:ind w:left="56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Nguyễn Văn Ba, Phân tích và thiết kế hệ thống thông tin, NXB: Đại học quốc   gia hà nội, 2004.</w:t>
      </w:r>
    </w:p>
    <w:p w:rsidR="00000000" w:rsidDel="00000000" w:rsidP="00000000" w:rsidRDefault="00000000" w:rsidRPr="00000000" w14:paraId="00000298">
      <w:pPr>
        <w:spacing w:before="120" w:lineRule="auto"/>
        <w:ind w:left="56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Đặng Văn Đức, Phân tích và thiết kế hướng đối tượng bằng UML, NXB Giáo dục Năm 2002.</w:t>
      </w:r>
    </w:p>
    <w:p w:rsidR="00000000" w:rsidDel="00000000" w:rsidP="00000000" w:rsidRDefault="00000000" w:rsidRPr="00000000" w14:paraId="00000299">
      <w:pPr>
        <w:spacing w:before="120" w:lineRule="auto"/>
        <w:ind w:left="56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Chu Văn Hoành, Giáo trình thiết kế Web, 2009.</w:t>
      </w:r>
    </w:p>
    <w:p w:rsidR="00000000" w:rsidDel="00000000" w:rsidP="00000000" w:rsidRDefault="00000000" w:rsidRPr="00000000" w14:paraId="0000029A">
      <w:pPr>
        <w:spacing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trang web</w:t>
      </w:r>
    </w:p>
    <w:p w:rsidR="00000000" w:rsidDel="00000000" w:rsidP="00000000" w:rsidRDefault="00000000" w:rsidRPr="00000000" w14:paraId="0000029B">
      <w:pPr>
        <w:spacing w:before="120" w:lineRule="auto"/>
        <w:ind w:left="56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Freetuts, PHP căn bản,</w:t>
      </w:r>
      <w:r w:rsidDel="00000000" w:rsidR="00000000" w:rsidRPr="00000000">
        <w:rPr>
          <w:rFonts w:ascii="Times New Roman" w:cs="Times New Roman" w:eastAsia="Times New Roman" w:hAnsi="Times New Roman"/>
          <w:color w:val="000000"/>
          <w:sz w:val="26"/>
          <w:szCs w:val="26"/>
          <w:rtl w:val="0"/>
        </w:rPr>
        <w:t xml:space="preserve"> </w:t>
      </w:r>
      <w:hyperlink r:id="rId14">
        <w:r w:rsidDel="00000000" w:rsidR="00000000" w:rsidRPr="00000000">
          <w:rPr>
            <w:rFonts w:ascii="Times New Roman" w:cs="Times New Roman" w:eastAsia="Times New Roman" w:hAnsi="Times New Roman"/>
            <w:color w:val="0000ff"/>
            <w:sz w:val="26"/>
            <w:szCs w:val="26"/>
            <w:u w:val="single"/>
            <w:rtl w:val="0"/>
          </w:rPr>
          <w:t xml:space="preserve">https://freetuts.net/hoc-php/hoc-lap-trinh-php-can-ban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C">
      <w:pPr>
        <w:spacing w:before="120" w:lineRule="auto"/>
        <w:ind w:left="56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Freetuts, Mysql căn bản, </w:t>
      </w:r>
      <w:hyperlink r:id="rId15">
        <w:r w:rsidDel="00000000" w:rsidR="00000000" w:rsidRPr="00000000">
          <w:rPr>
            <w:rFonts w:ascii="Times New Roman" w:cs="Times New Roman" w:eastAsia="Times New Roman" w:hAnsi="Times New Roman"/>
            <w:color w:val="0000ff"/>
            <w:sz w:val="26"/>
            <w:szCs w:val="26"/>
            <w:u w:val="single"/>
            <w:rtl w:val="0"/>
          </w:rPr>
          <w:t xml:space="preserve">https://freetuts.net/hoc-mysql/mysql-can-ban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D">
      <w:pPr>
        <w:spacing w:before="120" w:lineRule="auto"/>
        <w:ind w:left="56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Freetuts, Codeigniter, </w:t>
      </w:r>
      <w:hyperlink r:id="rId16">
        <w:r w:rsidDel="00000000" w:rsidR="00000000" w:rsidRPr="00000000">
          <w:rPr>
            <w:rFonts w:ascii="Times New Roman" w:cs="Times New Roman" w:eastAsia="Times New Roman" w:hAnsi="Times New Roman"/>
            <w:color w:val="0000ff"/>
            <w:sz w:val="26"/>
            <w:szCs w:val="26"/>
            <w:u w:val="single"/>
            <w:rtl w:val="0"/>
          </w:rPr>
          <w:t xml:space="preserve">https://freetuts.net/hoc-codeigniter/lap-trinh-codeigniter-3x</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E">
      <w:pPr>
        <w:spacing w:before="120" w:lineRule="auto"/>
        <w:ind w:left="56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W3schools, Howto,  </w:t>
      </w:r>
      <w:hyperlink r:id="rId17">
        <w:r w:rsidDel="00000000" w:rsidR="00000000" w:rsidRPr="00000000">
          <w:rPr>
            <w:rFonts w:ascii="Times New Roman" w:cs="Times New Roman" w:eastAsia="Times New Roman" w:hAnsi="Times New Roman"/>
            <w:color w:val="0000ff"/>
            <w:sz w:val="26"/>
            <w:szCs w:val="26"/>
            <w:u w:val="single"/>
            <w:rtl w:val="0"/>
          </w:rPr>
          <w:t xml:space="preserve">https://www.w3schools.com/howto/</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F">
      <w:pPr>
        <w:spacing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spacing w:after="20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bCs w:val="1"/>
          <w:sz w:val="26"/>
          <w:szCs w:val="26"/>
        </w:rPr>
      </w:pPr>
      <w:r w:rsidDel="00000000" w:rsidR="00000000" w:rsidRPr="00000000">
        <w:rPr>
          <w:rtl w:val="0"/>
        </w:rPr>
      </w:r>
    </w:p>
    <w:sectPr>
      <w:headerReference r:id="rId18" w:type="default"/>
      <w:footerReference r:id="rId19" w:type="default"/>
      <w:type w:val="nextPage"/>
      <w:pgSz w:h="16840" w:w="11907" w:orient="portrait"/>
      <w:pgMar w:bottom="1133.8582677165355" w:top="1133.8582677165355" w:left="1700.7874015748032" w:right="1133.8582677165355" w:header="720" w:footer="720"/>
      <w:pgNumType w:start="1"/>
      <w:sectPrChange w:author="Phương Anh Phan" w:id="9" w:date="2025-05-13T05:37:29Z">
        <w:sectPr w:rsidR="000000" w:rsidDel="000000" w:rsidRPr="000000" w:rsidSect="000000">
          <w:pgMar w:bottom="1134" w:top="1134" w:left="1701" w:right="1134" w:header="720" w:footer="720"/>
          <w:pgNumType w:start="1"/>
          <w:pgSz w:h="16840" w:w="11907" w:orient="portrait"/>
          <w:type w:val="nextPage"/>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847654028"/>
      <w:tag w:val="goog_rdk_40"/>
    </w:sdtPr>
    <w:sdtContent>
      <w:p w:rsidR="00000000" w:rsidDel="00000000" w:rsidP="00000000" w:rsidRDefault="00000000" w:rsidRPr="00000000" w14:paraId="000002A7">
        <w:pPr>
          <w:rPr>
            <w:ins w:author="Châm Nguyễn Thị Ngọc" w:id="12" w:date="2025-03-25T14:04:51Z"/>
            <w:rPrChange w:author="Châm Nguyễn Thị Ngọc" w:id="0" w:date="2025-03-25T14:04:5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sdt>
          <w:sdtPr>
            <w:id w:val="1652572269"/>
            <w:tag w:val="goog_rdk_38"/>
          </w:sdtPr>
          <w:sdtContent>
            <w:ins w:author="Châm Nguyễn Thị Ngọc" w:id="12" w:date="2025-03-25T14:04:51Z"/>
            <w:sdt>
              <w:sdtPr>
                <w:id w:val="1644710505"/>
                <w:tag w:val="goog_rdk_39"/>
              </w:sdtPr>
              <w:sdtContent>
                <w:ins w:author="Châm Nguyễn Thị Ngọc" w:id="12" w:date="2025-03-25T14:04:51Z">
                  <w:r w:rsidDel="00000000" w:rsidR="00000000" w:rsidRPr="00000000">
                    <w:rPr>
                      <w:rtl w:val="0"/>
                    </w:rPr>
                  </w:r>
                </w:ins>
              </w:sdtContent>
            </w:sdt>
            <w:ins w:author="Châm Nguyễn Thị Ngọc" w:id="12" w:date="2025-03-25T14:04:51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-237489</wp:posOffset>
                        </wp:positionH>
                        <wp:positionV relativeFrom="paragraph">
                          <wp:posOffset>-457199</wp:posOffset>
                        </wp:positionV>
                        <wp:extent cx="5760662" cy="9225378"/>
                        <wp:effectExtent b="0" l="0" r="0" t="0"/>
                        <wp:wrapNone/>
                        <wp:docPr id="6" name=""/>
                        <a:graphic>
                          <a:graphicData uri="http://schemas.microsoft.com/office/word/2010/wordprocessingShape">
                            <wps:wsp>
                              <wps:cNvSpPr/>
                              <wps:cNvPr id="2" name="Shape 2"/>
                              <wps:spPr>
                                <a:xfrm>
                                  <a:off x="2497732" y="0"/>
                                  <a:ext cx="5696537"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240" w:line="31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TRƯỜNG ĐẠI HỌC CÔNG NGHỆ GIAO THÔNG VẬN TẢI</w:t>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KHOA CÔNG NGHỆ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60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60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Nguyễn Văn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XÂY DỰNG WEBSITE QUẢN LÝ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ĐỒ ÁN TỐT NGHIỆP ĐẠI HỌC HỆ CHÍNH QUY</w:t>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Hệ thống thông tin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hướng dẫn:</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ThS.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20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20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HÀ NỘI – 20…</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-237489</wp:posOffset>
                        </wp:positionH>
                        <wp:positionV relativeFrom="paragraph">
                          <wp:posOffset>-457199</wp:posOffset>
                        </wp:positionV>
                        <wp:extent cx="5760662" cy="9225378"/>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0662" cy="9225378"/>
                                </a:xfrm>
                                <a:prstGeom prst="rect"/>
                                <a:ln/>
                              </pic:spPr>
                            </pic:pic>
                          </a:graphicData>
                        </a:graphic>
                      </wp:anchor>
                    </w:drawing>
                  </mc:Fallback>
                </mc:AlternateContent>
              </w:r>
            </w:ins>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before="20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before="20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before="200" w:lineRule="auto"/>
      <w:jc w:val="both"/>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spacing w:before="200" w:lineRule="auto"/>
    </w:pPr>
    <w:rPr>
      <w:rFonts w:ascii="Times New Roman" w:cs="Times New Roman" w:eastAsia="Times New Roman" w:hAnsi="Times New Roman"/>
      <w:color w:val="000000"/>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97552D"/>
    <w:pPr>
      <w:spacing w:after="0" w:line="240" w:lineRule="auto"/>
    </w:pPr>
    <w:rPr>
      <w:rFonts w:ascii=".VnTime" w:cs="Times New Roman" w:eastAsia="Times New Roman" w:hAnsi=".VnTime"/>
      <w:sz w:val="24"/>
      <w:szCs w:val="24"/>
    </w:rPr>
  </w:style>
  <w:style w:type="paragraph" w:styleId="Heading1">
    <w:name w:val="heading 1"/>
    <w:basedOn w:val="Normal"/>
    <w:next w:val="Normal"/>
    <w:link w:val="Heading1Char"/>
    <w:uiPriority w:val="9"/>
    <w:qFormat w:val="1"/>
    <w:rsid w:val="0082283E"/>
    <w:pPr>
      <w:keepNext w:val="1"/>
      <w:keepLines w:val="1"/>
      <w:spacing w:before="480"/>
      <w:outlineLvl w:val="0"/>
    </w:pPr>
    <w:rPr>
      <w:rFonts w:ascii="Times New Roman" w:hAnsi="Times New Roman" w:cstheme="majorBidi" w:eastAsiaTheme="majorEastAsia"/>
      <w:b w:val="1"/>
      <w:bCs w:val="1"/>
      <w:sz w:val="26"/>
      <w:szCs w:val="28"/>
    </w:rPr>
  </w:style>
  <w:style w:type="paragraph" w:styleId="Heading2">
    <w:name w:val="heading 2"/>
    <w:basedOn w:val="Normal"/>
    <w:next w:val="Normal"/>
    <w:link w:val="Heading2Char"/>
    <w:uiPriority w:val="9"/>
    <w:unhideWhenUsed w:val="1"/>
    <w:qFormat w:val="1"/>
    <w:rsid w:val="00B24EB0"/>
    <w:pPr>
      <w:keepNext w:val="1"/>
      <w:keepLines w:val="1"/>
      <w:spacing w:before="200"/>
      <w:jc w:val="both"/>
      <w:outlineLvl w:val="1"/>
    </w:pPr>
    <w:rPr>
      <w:rFonts w:ascii="Times New Roman" w:hAnsi="Times New Roman"/>
      <w:b w:val="1"/>
      <w:bCs w:val="1"/>
      <w:sz w:val="26"/>
      <w:szCs w:val="26"/>
      <w:lang w:eastAsia="x-none" w:val="x-none"/>
    </w:rPr>
  </w:style>
  <w:style w:type="paragraph" w:styleId="Heading3">
    <w:name w:val="heading 3"/>
    <w:basedOn w:val="Normal"/>
    <w:next w:val="Normal"/>
    <w:link w:val="Heading3Char"/>
    <w:uiPriority w:val="9"/>
    <w:semiHidden w:val="1"/>
    <w:unhideWhenUsed w:val="1"/>
    <w:qFormat w:val="1"/>
    <w:rsid w:val="00B24EB0"/>
    <w:pPr>
      <w:keepNext w:val="1"/>
      <w:keepLines w:val="1"/>
      <w:spacing w:before="200"/>
      <w:jc w:val="both"/>
      <w:outlineLvl w:val="2"/>
    </w:pPr>
    <w:rPr>
      <w:rFonts w:ascii="Times New Roman" w:hAnsi="Times New Roman" w:cstheme="majorBidi" w:eastAsiaTheme="majorEastAsia"/>
      <w:b w:val="1"/>
      <w:bCs w:val="1"/>
      <w:sz w:val="26"/>
    </w:rPr>
  </w:style>
  <w:style w:type="paragraph" w:styleId="Heading4">
    <w:name w:val="heading 4"/>
    <w:basedOn w:val="Normal"/>
    <w:next w:val="Normal"/>
    <w:link w:val="Heading4Char"/>
    <w:uiPriority w:val="9"/>
    <w:semiHidden w:val="1"/>
    <w:unhideWhenUsed w:val="1"/>
    <w:qFormat w:val="1"/>
    <w:rsid w:val="00EE7229"/>
    <w:pPr>
      <w:keepNext w:val="1"/>
      <w:keepLines w:val="1"/>
      <w:spacing w:before="200"/>
      <w:jc w:val="both"/>
      <w:outlineLvl w:val="3"/>
    </w:pPr>
    <w:rPr>
      <w:rFonts w:ascii="Times New Roman" w:hAnsi="Times New Roman" w:cstheme="majorBidi" w:eastAsiaTheme="majorEastAsia"/>
      <w:b w:val="1"/>
      <w:bCs w:val="1"/>
      <w:iCs w:val="1"/>
      <w:sz w:val="26"/>
    </w:rPr>
  </w:style>
  <w:style w:type="paragraph" w:styleId="Heading5">
    <w:name w:val="heading 5"/>
    <w:basedOn w:val="Normal"/>
    <w:next w:val="Normal"/>
    <w:link w:val="Heading5Char"/>
    <w:uiPriority w:val="9"/>
    <w:semiHidden w:val="1"/>
    <w:unhideWhenUsed w:val="1"/>
    <w:qFormat w:val="1"/>
    <w:rsid w:val="001444CC"/>
    <w:pPr>
      <w:keepNext w:val="1"/>
      <w:keepLines w:val="1"/>
      <w:spacing w:before="200"/>
      <w:outlineLvl w:val="4"/>
    </w:pPr>
    <w:rPr>
      <w:rFonts w:ascii="Times New Roman" w:hAnsi="Times New Roman" w:cstheme="majorBidi" w:eastAsiaTheme="majorEastAsia"/>
      <w:color w:val="000000" w:themeColor="text1"/>
      <w:sz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97552D"/>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7552D"/>
    <w:rPr>
      <w:rFonts w:ascii="Tahoma" w:cs="Tahoma" w:eastAsia="Times New Roman" w:hAnsi="Tahoma"/>
      <w:sz w:val="16"/>
      <w:szCs w:val="16"/>
    </w:rPr>
  </w:style>
  <w:style w:type="paragraph" w:styleId="Header">
    <w:name w:val="header"/>
    <w:basedOn w:val="Normal"/>
    <w:link w:val="HeaderChar"/>
    <w:uiPriority w:val="99"/>
    <w:unhideWhenUsed w:val="1"/>
    <w:rsid w:val="0097552D"/>
    <w:pPr>
      <w:tabs>
        <w:tab w:val="center" w:pos="4680"/>
        <w:tab w:val="right" w:pos="9360"/>
      </w:tabs>
    </w:pPr>
  </w:style>
  <w:style w:type="character" w:styleId="HeaderChar" w:customStyle="1">
    <w:name w:val="Header Char"/>
    <w:basedOn w:val="DefaultParagraphFont"/>
    <w:link w:val="Header"/>
    <w:uiPriority w:val="99"/>
    <w:rsid w:val="0097552D"/>
    <w:rPr>
      <w:rFonts w:ascii=".VnTime" w:cs="Times New Roman" w:eastAsia="Times New Roman" w:hAnsi=".VnTime"/>
      <w:sz w:val="24"/>
      <w:szCs w:val="24"/>
    </w:rPr>
  </w:style>
  <w:style w:type="paragraph" w:styleId="Footer">
    <w:name w:val="footer"/>
    <w:basedOn w:val="Normal"/>
    <w:link w:val="FooterChar"/>
    <w:uiPriority w:val="99"/>
    <w:unhideWhenUsed w:val="1"/>
    <w:rsid w:val="0097552D"/>
    <w:pPr>
      <w:tabs>
        <w:tab w:val="center" w:pos="4680"/>
        <w:tab w:val="right" w:pos="9360"/>
      </w:tabs>
    </w:pPr>
  </w:style>
  <w:style w:type="character" w:styleId="FooterChar" w:customStyle="1">
    <w:name w:val="Footer Char"/>
    <w:basedOn w:val="DefaultParagraphFont"/>
    <w:link w:val="Footer"/>
    <w:uiPriority w:val="99"/>
    <w:rsid w:val="0097552D"/>
    <w:rPr>
      <w:rFonts w:ascii=".VnTime" w:cs="Times New Roman" w:eastAsia="Times New Roman" w:hAnsi=".VnTime"/>
      <w:sz w:val="24"/>
      <w:szCs w:val="24"/>
    </w:rPr>
  </w:style>
  <w:style w:type="character" w:styleId="Heading2Char" w:customStyle="1">
    <w:name w:val="Heading 2 Char"/>
    <w:basedOn w:val="DefaultParagraphFont"/>
    <w:link w:val="Heading2"/>
    <w:uiPriority w:val="9"/>
    <w:rsid w:val="00B24EB0"/>
    <w:rPr>
      <w:rFonts w:ascii="Times New Roman" w:cs="Times New Roman" w:eastAsia="Times New Roman" w:hAnsi="Times New Roman"/>
      <w:b w:val="1"/>
      <w:bCs w:val="1"/>
      <w:sz w:val="26"/>
      <w:szCs w:val="26"/>
      <w:lang w:eastAsia="x-none" w:val="x-none"/>
    </w:rPr>
  </w:style>
  <w:style w:type="paragraph" w:styleId="ListParagraph">
    <w:name w:val="List Paragraph"/>
    <w:basedOn w:val="Normal"/>
    <w:link w:val="ListParagraphChar"/>
    <w:uiPriority w:val="34"/>
    <w:qFormat w:val="1"/>
    <w:rsid w:val="00C73E3E"/>
    <w:pPr>
      <w:spacing w:before="40" w:line="276" w:lineRule="auto"/>
      <w:ind w:left="720"/>
      <w:contextualSpacing w:val="1"/>
    </w:pPr>
    <w:rPr>
      <w:rFonts w:ascii="Times New Roman" w:eastAsia="Calibri" w:hAnsi="Times New Roman"/>
      <w:sz w:val="22"/>
      <w:szCs w:val="22"/>
      <w:lang w:eastAsia="x-none" w:val="x-none"/>
    </w:rPr>
  </w:style>
  <w:style w:type="character" w:styleId="ListParagraphChar" w:customStyle="1">
    <w:name w:val="List Paragraph Char"/>
    <w:link w:val="ListParagraph"/>
    <w:uiPriority w:val="34"/>
    <w:rsid w:val="00C73E3E"/>
    <w:rPr>
      <w:rFonts w:ascii="Times New Roman" w:cs="Times New Roman" w:eastAsia="Calibri" w:hAnsi="Times New Roman"/>
      <w:lang w:eastAsia="x-none" w:val="x-none"/>
    </w:rPr>
  </w:style>
  <w:style w:type="character" w:styleId="Strong">
    <w:name w:val="Strong"/>
    <w:basedOn w:val="DefaultParagraphFont"/>
    <w:uiPriority w:val="22"/>
    <w:qFormat w:val="1"/>
    <w:rsid w:val="00110B30"/>
    <w:rPr>
      <w:b w:val="1"/>
      <w:bCs w:val="1"/>
    </w:rPr>
  </w:style>
  <w:style w:type="character" w:styleId="apple-converted-space" w:customStyle="1">
    <w:name w:val="apple-converted-space"/>
    <w:basedOn w:val="DefaultParagraphFont"/>
    <w:rsid w:val="00110B30"/>
  </w:style>
  <w:style w:type="character" w:styleId="Emphasis">
    <w:name w:val="Emphasis"/>
    <w:basedOn w:val="DefaultParagraphFont"/>
    <w:uiPriority w:val="20"/>
    <w:qFormat w:val="1"/>
    <w:rsid w:val="00110B30"/>
    <w:rPr>
      <w:i w:val="1"/>
      <w:iCs w:val="1"/>
    </w:rPr>
  </w:style>
  <w:style w:type="character" w:styleId="Hyperlink">
    <w:name w:val="Hyperlink"/>
    <w:basedOn w:val="DefaultParagraphFont"/>
    <w:uiPriority w:val="99"/>
    <w:unhideWhenUsed w:val="1"/>
    <w:rsid w:val="00110B30"/>
    <w:rPr>
      <w:color w:val="0000ff"/>
      <w:u w:val="single"/>
    </w:rPr>
  </w:style>
  <w:style w:type="table" w:styleId="TableGrid">
    <w:name w:val="Table Grid"/>
    <w:basedOn w:val="TableNormal"/>
    <w:uiPriority w:val="39"/>
    <w:rsid w:val="00110B3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82283E"/>
    <w:rPr>
      <w:rFonts w:ascii="Times New Roman" w:hAnsi="Times New Roman" w:cstheme="majorBidi" w:eastAsiaTheme="majorEastAsia"/>
      <w:b w:val="1"/>
      <w:bCs w:val="1"/>
      <w:sz w:val="26"/>
      <w:szCs w:val="28"/>
    </w:rPr>
  </w:style>
  <w:style w:type="character" w:styleId="Heading3Char" w:customStyle="1">
    <w:name w:val="Heading 3 Char"/>
    <w:basedOn w:val="DefaultParagraphFont"/>
    <w:link w:val="Heading3"/>
    <w:uiPriority w:val="9"/>
    <w:semiHidden w:val="1"/>
    <w:rsid w:val="00B24EB0"/>
    <w:rPr>
      <w:rFonts w:ascii="Times New Roman" w:hAnsi="Times New Roman" w:cstheme="majorBidi" w:eastAsiaTheme="majorEastAsia"/>
      <w:b w:val="1"/>
      <w:bCs w:val="1"/>
      <w:sz w:val="26"/>
      <w:szCs w:val="24"/>
    </w:rPr>
  </w:style>
  <w:style w:type="paragraph" w:styleId="BodyText">
    <w:name w:val="Body Text"/>
    <w:basedOn w:val="Normal"/>
    <w:link w:val="BodyTextChar"/>
    <w:uiPriority w:val="99"/>
    <w:unhideWhenUsed w:val="1"/>
    <w:rsid w:val="00D428B9"/>
    <w:pPr>
      <w:spacing w:after="120" w:line="256" w:lineRule="auto"/>
    </w:pPr>
    <w:rPr>
      <w:rFonts w:asciiTheme="minorHAnsi" w:cstheme="minorBidi" w:eastAsiaTheme="minorHAnsi" w:hAnsiTheme="minorHAnsi"/>
      <w:sz w:val="20"/>
      <w:szCs w:val="22"/>
    </w:rPr>
  </w:style>
  <w:style w:type="character" w:styleId="BodyTextChar" w:customStyle="1">
    <w:name w:val="Body Text Char"/>
    <w:basedOn w:val="DefaultParagraphFont"/>
    <w:link w:val="BodyText"/>
    <w:uiPriority w:val="99"/>
    <w:qFormat w:val="1"/>
    <w:rsid w:val="00D428B9"/>
    <w:rPr>
      <w:sz w:val="20"/>
    </w:rPr>
  </w:style>
  <w:style w:type="character" w:styleId="NoidungChar" w:customStyle="1">
    <w:name w:val="@Noidung Char"/>
    <w:link w:val="Noidung"/>
    <w:qFormat w:val="1"/>
    <w:locked w:val="1"/>
    <w:rsid w:val="00D428B9"/>
    <w:rPr>
      <w:rFonts w:ascii="Times New Roman" w:cs="Times New Roman" w:eastAsia="Times New Roman" w:hAnsi="Times New Roman"/>
      <w:sz w:val="26"/>
      <w:szCs w:val="24"/>
    </w:rPr>
  </w:style>
  <w:style w:type="paragraph" w:styleId="Noidung" w:customStyle="1">
    <w:name w:val="@Noidung"/>
    <w:basedOn w:val="Normal"/>
    <w:link w:val="NoidungChar"/>
    <w:qFormat w:val="1"/>
    <w:rsid w:val="00D428B9"/>
    <w:pPr>
      <w:spacing w:after="60" w:before="60"/>
      <w:ind w:firstLine="567"/>
      <w:jc w:val="both"/>
    </w:pPr>
    <w:rPr>
      <w:rFonts w:ascii="Times New Roman" w:hAnsi="Times New Roman"/>
      <w:sz w:val="26"/>
    </w:rPr>
  </w:style>
  <w:style w:type="paragraph" w:styleId="TOC1">
    <w:name w:val="toc 1"/>
    <w:basedOn w:val="Normal"/>
    <w:next w:val="Normal"/>
    <w:autoRedefine w:val="1"/>
    <w:uiPriority w:val="39"/>
    <w:unhideWhenUsed w:val="1"/>
    <w:rsid w:val="009F5D49"/>
    <w:pPr>
      <w:spacing w:after="100"/>
    </w:pPr>
    <w:rPr>
      <w:rFonts w:ascii="Times New Roman" w:hAnsi="Times New Roman"/>
    </w:rPr>
  </w:style>
  <w:style w:type="paragraph" w:styleId="TOC2">
    <w:name w:val="toc 2"/>
    <w:basedOn w:val="Normal"/>
    <w:next w:val="Normal"/>
    <w:autoRedefine w:val="1"/>
    <w:uiPriority w:val="39"/>
    <w:unhideWhenUsed w:val="1"/>
    <w:rsid w:val="009F5D49"/>
    <w:pPr>
      <w:spacing w:after="100"/>
      <w:ind w:left="240"/>
    </w:pPr>
    <w:rPr>
      <w:rFonts w:ascii="Times New Roman" w:hAnsi="Times New Roman"/>
    </w:rPr>
  </w:style>
  <w:style w:type="paragraph" w:styleId="TOC3">
    <w:name w:val="toc 3"/>
    <w:basedOn w:val="Normal"/>
    <w:next w:val="Normal"/>
    <w:autoRedefine w:val="1"/>
    <w:uiPriority w:val="39"/>
    <w:unhideWhenUsed w:val="1"/>
    <w:rsid w:val="009F5D49"/>
    <w:pPr>
      <w:spacing w:after="100"/>
      <w:ind w:left="480"/>
    </w:pPr>
    <w:rPr>
      <w:rFonts w:ascii="Times New Roman" w:hAnsi="Times New Roman"/>
    </w:rPr>
  </w:style>
  <w:style w:type="character" w:styleId="Heading4Char" w:customStyle="1">
    <w:name w:val="Heading 4 Char"/>
    <w:basedOn w:val="DefaultParagraphFont"/>
    <w:link w:val="Heading4"/>
    <w:uiPriority w:val="9"/>
    <w:semiHidden w:val="1"/>
    <w:rsid w:val="00EE7229"/>
    <w:rPr>
      <w:rFonts w:ascii="Times New Roman" w:hAnsi="Times New Roman" w:cstheme="majorBidi" w:eastAsiaTheme="majorEastAsia"/>
      <w:b w:val="1"/>
      <w:bCs w:val="1"/>
      <w:iCs w:val="1"/>
      <w:sz w:val="26"/>
      <w:szCs w:val="24"/>
    </w:rPr>
  </w:style>
  <w:style w:type="paragraph" w:styleId="TOCHeading">
    <w:name w:val="TOC Heading"/>
    <w:basedOn w:val="Heading1"/>
    <w:next w:val="Normal"/>
    <w:uiPriority w:val="39"/>
    <w:unhideWhenUsed w:val="1"/>
    <w:qFormat w:val="1"/>
    <w:rsid w:val="005F3C5F"/>
    <w:pPr>
      <w:spacing w:line="276" w:lineRule="auto"/>
      <w:outlineLvl w:val="9"/>
    </w:pPr>
    <w:rPr>
      <w:rFonts w:asciiTheme="majorHAnsi" w:hAnsiTheme="majorHAnsi"/>
      <w:color w:val="365f91" w:themeColor="accent1" w:themeShade="0000BF"/>
      <w:sz w:val="28"/>
      <w:lang w:eastAsia="ja-JP"/>
    </w:rPr>
  </w:style>
  <w:style w:type="paragraph" w:styleId="TOC4">
    <w:name w:val="toc 4"/>
    <w:basedOn w:val="Normal"/>
    <w:next w:val="Normal"/>
    <w:autoRedefine w:val="1"/>
    <w:uiPriority w:val="39"/>
    <w:unhideWhenUsed w:val="1"/>
    <w:rsid w:val="009F5D49"/>
    <w:pPr>
      <w:spacing w:after="100"/>
      <w:ind w:left="720"/>
    </w:pPr>
    <w:rPr>
      <w:rFonts w:ascii="Times New Roman" w:hAnsi="Times New Roman"/>
    </w:rPr>
  </w:style>
  <w:style w:type="character" w:styleId="Heading5Char" w:customStyle="1">
    <w:name w:val="Heading 5 Char"/>
    <w:basedOn w:val="DefaultParagraphFont"/>
    <w:link w:val="Heading5"/>
    <w:uiPriority w:val="9"/>
    <w:semiHidden w:val="1"/>
    <w:rsid w:val="001444CC"/>
    <w:rPr>
      <w:rFonts w:ascii="Times New Roman" w:hAnsi="Times New Roman" w:cstheme="majorBidi" w:eastAsiaTheme="majorEastAsia"/>
      <w:color w:val="000000" w:themeColor="text1"/>
      <w:sz w:val="26"/>
      <w:szCs w:val="24"/>
    </w:rPr>
  </w:style>
  <w:style w:type="paragraph" w:styleId="TOC5">
    <w:name w:val="toc 5"/>
    <w:basedOn w:val="Normal"/>
    <w:next w:val="Normal"/>
    <w:autoRedefine w:val="1"/>
    <w:uiPriority w:val="39"/>
    <w:unhideWhenUsed w:val="1"/>
    <w:rsid w:val="009F5D49"/>
    <w:pPr>
      <w:spacing w:after="100"/>
      <w:ind w:left="960"/>
    </w:pPr>
    <w:rPr>
      <w:rFonts w:ascii="Times New Roman" w:hAnsi="Times New Roman"/>
    </w:rPr>
  </w:style>
  <w:style w:type="paragraph" w:styleId="TOC6">
    <w:name w:val="toc 6"/>
    <w:basedOn w:val="Normal"/>
    <w:next w:val="Normal"/>
    <w:autoRedefine w:val="1"/>
    <w:uiPriority w:val="39"/>
    <w:unhideWhenUsed w:val="1"/>
    <w:rsid w:val="00F86C58"/>
    <w:pPr>
      <w:spacing w:after="100" w:line="276" w:lineRule="auto"/>
      <w:ind w:left="1100"/>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F86C58"/>
    <w:pPr>
      <w:spacing w:after="100" w:line="276" w:lineRule="auto"/>
      <w:ind w:left="1320"/>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F86C58"/>
    <w:pPr>
      <w:spacing w:after="100" w:line="276" w:lineRule="auto"/>
      <w:ind w:left="1540"/>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F86C58"/>
    <w:pPr>
      <w:spacing w:after="100" w:line="276" w:lineRule="auto"/>
      <w:ind w:left="1760"/>
    </w:pPr>
    <w:rPr>
      <w:rFonts w:asciiTheme="minorHAnsi" w:cstheme="minorBidi" w:eastAsiaTheme="minorEastAsia" w:hAnsiTheme="minorHAns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image" Target="media/image1.jp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freetuts.net/hoc-mysql/mysql-can-ban" TargetMode="External"/><Relationship Id="rId14" Type="http://schemas.openxmlformats.org/officeDocument/2006/relationships/hyperlink" Target="https://freetuts.net/hoc-php/hoc-lap-trinh-php-can-ban" TargetMode="External"/><Relationship Id="rId17" Type="http://schemas.openxmlformats.org/officeDocument/2006/relationships/hyperlink" Target="https://www.w3schools.com/howto/" TargetMode="External"/><Relationship Id="rId16" Type="http://schemas.openxmlformats.org/officeDocument/2006/relationships/hyperlink" Target="https://freetuts.net/hoc-codeigniter/lap-trinh-codeigniter-3x"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TYNKos5tsbi8eUgdZpyE5c/mA==">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2018-05-02T17:33:00Z</dcterms:created>
  <dc:creator>MTlaptop</dc:creator>
</cp:coreProperties>
</file>